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280E68" w14:textId="77777777" w:rsidR="001B7007" w:rsidRDefault="00231664">
      <w:pPr>
        <w:pStyle w:val="1"/>
        <w:numPr>
          <w:ilvl w:val="0"/>
          <w:numId w:val="1"/>
        </w:numPr>
        <w:spacing w:line="288" w:lineRule="auto"/>
        <w:rPr>
          <w:szCs w:val="32"/>
        </w:rPr>
      </w:pPr>
      <w:bookmarkStart w:id="0" w:name="_Toc16196"/>
      <w:r>
        <w:rPr>
          <w:rFonts w:hint="eastAsia"/>
          <w:szCs w:val="32"/>
        </w:rPr>
        <w:t>关怀教育的教育哲学</w:t>
      </w:r>
      <w:bookmarkEnd w:id="0"/>
    </w:p>
    <w:p w14:paraId="55BD52AB" w14:textId="77777777" w:rsidR="001B7007" w:rsidRDefault="00231664">
      <w:r>
        <w:rPr>
          <w:rFonts w:hint="eastAsia"/>
        </w:rPr>
        <w:t xml:space="preserve">                                    </w:t>
      </w:r>
      <w:r>
        <w:rPr>
          <w:rFonts w:hint="eastAsia"/>
        </w:rPr>
        <w:t>马翰林</w:t>
      </w:r>
    </w:p>
    <w:p w14:paraId="5B194E60" w14:textId="77777777" w:rsidR="001B7007" w:rsidRDefault="001B7007"/>
    <w:p w14:paraId="74E0AB10" w14:textId="77777777" w:rsidR="001B7007" w:rsidRDefault="001B7007"/>
    <w:sdt>
      <w:sdtPr>
        <w:rPr>
          <w:rFonts w:ascii="宋体" w:eastAsia="宋体" w:hAnsi="宋体"/>
        </w:rPr>
        <w:id w:val="147452996"/>
        <w15:color w:val="DBDBDB"/>
        <w:docPartObj>
          <w:docPartGallery w:val="Table of Contents"/>
          <w:docPartUnique/>
        </w:docPartObj>
      </w:sdtPr>
      <w:sdtEndPr>
        <w:rPr>
          <w:b/>
        </w:rPr>
      </w:sdtEndPr>
      <w:sdtContent>
        <w:p w14:paraId="6A0F7E1F" w14:textId="77777777" w:rsidR="001B7007" w:rsidRDefault="00231664">
          <w:pPr>
            <w:jc w:val="center"/>
          </w:pPr>
          <w:r>
            <w:rPr>
              <w:rFonts w:ascii="宋体" w:eastAsia="宋体" w:hAnsi="宋体"/>
            </w:rPr>
            <w:t>目录</w:t>
          </w:r>
        </w:p>
        <w:p w14:paraId="6F664818" w14:textId="77777777" w:rsidR="001B7007" w:rsidRDefault="00231664">
          <w:pPr>
            <w:pStyle w:val="WPSOffice1"/>
            <w:tabs>
              <w:tab w:val="right" w:leader="dot" w:pos="8306"/>
            </w:tabs>
            <w:rPr>
              <w:b/>
            </w:rPr>
          </w:pPr>
          <w:r>
            <w:fldChar w:fldCharType="begin"/>
          </w:r>
          <w:r>
            <w:instrText xml:space="preserve">TOC \o "1-2" \h \u </w:instrText>
          </w:r>
          <w:r>
            <w:fldChar w:fldCharType="separate"/>
          </w:r>
          <w:hyperlink w:anchor="_Toc16196" w:history="1">
            <w:r>
              <w:rPr>
                <w:rFonts w:hint="eastAsia"/>
                <w:b/>
                <w:szCs w:val="32"/>
              </w:rPr>
              <w:t>第一篇、</w:t>
            </w:r>
            <w:r>
              <w:rPr>
                <w:rFonts w:hint="eastAsia"/>
                <w:b/>
                <w:szCs w:val="32"/>
              </w:rPr>
              <w:t xml:space="preserve"> </w:t>
            </w:r>
            <w:r>
              <w:rPr>
                <w:rFonts w:hint="eastAsia"/>
                <w:b/>
                <w:szCs w:val="32"/>
              </w:rPr>
              <w:t>关怀教育的教育哲学</w:t>
            </w:r>
            <w:r>
              <w:rPr>
                <w:b/>
              </w:rPr>
              <w:tab/>
            </w:r>
            <w:r>
              <w:rPr>
                <w:b/>
              </w:rPr>
              <w:fldChar w:fldCharType="begin"/>
            </w:r>
            <w:r>
              <w:rPr>
                <w:b/>
              </w:rPr>
              <w:instrText xml:space="preserve"> PAGEREF _Toc16196 </w:instrText>
            </w:r>
            <w:r>
              <w:rPr>
                <w:b/>
              </w:rPr>
              <w:fldChar w:fldCharType="separate"/>
            </w:r>
            <w:r>
              <w:rPr>
                <w:b/>
              </w:rPr>
              <w:t>1</w:t>
            </w:r>
            <w:r>
              <w:rPr>
                <w:b/>
              </w:rPr>
              <w:fldChar w:fldCharType="end"/>
            </w:r>
          </w:hyperlink>
        </w:p>
        <w:p w14:paraId="41E8C2F2" w14:textId="77777777" w:rsidR="001B7007" w:rsidRDefault="00490798">
          <w:pPr>
            <w:pStyle w:val="WPSOffice2"/>
            <w:tabs>
              <w:tab w:val="right" w:leader="dot" w:pos="8306"/>
            </w:tabs>
            <w:ind w:left="420"/>
          </w:pPr>
          <w:hyperlink w:anchor="_Toc16402" w:history="1">
            <w:r w:rsidR="00231664">
              <w:rPr>
                <w:rFonts w:hint="eastAsia"/>
              </w:rPr>
              <w:t>1</w:t>
            </w:r>
            <w:r w:rsidR="00231664">
              <w:rPr>
                <w:rFonts w:hint="eastAsia"/>
              </w:rPr>
              <w:t>、作为第二人称观点的同理心</w:t>
            </w:r>
            <w:r w:rsidR="00231664">
              <w:tab/>
            </w:r>
            <w:r>
              <w:fldChar w:fldCharType="begin"/>
            </w:r>
            <w:r>
              <w:instrText xml:space="preserve"> PAGEREF _Toc16402 </w:instrText>
            </w:r>
            <w:r>
              <w:fldChar w:fldCharType="separate"/>
            </w:r>
            <w:r w:rsidR="00231664">
              <w:t>1</w:t>
            </w:r>
            <w:r>
              <w:fldChar w:fldCharType="end"/>
            </w:r>
          </w:hyperlink>
        </w:p>
        <w:p w14:paraId="198B8C11" w14:textId="77777777" w:rsidR="001B7007" w:rsidRDefault="00490798">
          <w:pPr>
            <w:pStyle w:val="WPSOffice2"/>
            <w:tabs>
              <w:tab w:val="right" w:leader="dot" w:pos="8306"/>
            </w:tabs>
            <w:ind w:left="420"/>
          </w:pPr>
          <w:hyperlink w:anchor="_Toc12420" w:history="1">
            <w:r w:rsidR="00231664">
              <w:rPr>
                <w:rFonts w:hint="eastAsia"/>
              </w:rPr>
              <w:t>2</w:t>
            </w:r>
            <w:r w:rsidR="00231664">
              <w:rPr>
                <w:rFonts w:hint="eastAsia"/>
              </w:rPr>
              <w:t>、关怀——以概念为中介的关系</w:t>
            </w:r>
            <w:r w:rsidR="00231664">
              <w:tab/>
            </w:r>
            <w:r>
              <w:fldChar w:fldCharType="begin"/>
            </w:r>
            <w:r>
              <w:instrText xml:space="preserve"> PAGEREF _Toc12420 </w:instrText>
            </w:r>
            <w:r>
              <w:fldChar w:fldCharType="separate"/>
            </w:r>
            <w:r w:rsidR="00231664">
              <w:t>4</w:t>
            </w:r>
            <w:r>
              <w:fldChar w:fldCharType="end"/>
            </w:r>
          </w:hyperlink>
        </w:p>
        <w:p w14:paraId="19892CF6" w14:textId="77777777" w:rsidR="001B7007" w:rsidRDefault="00490798">
          <w:pPr>
            <w:pStyle w:val="WPSOffice2"/>
            <w:tabs>
              <w:tab w:val="right" w:leader="dot" w:pos="8306"/>
            </w:tabs>
            <w:ind w:left="420"/>
          </w:pPr>
          <w:hyperlink w:anchor="_Toc911" w:history="1">
            <w:r w:rsidR="00231664">
              <w:t>3</w:t>
            </w:r>
            <w:r w:rsidR="00231664">
              <w:rPr>
                <w:rFonts w:hint="eastAsia"/>
              </w:rPr>
              <w:t>、</w:t>
            </w:r>
            <w:r w:rsidR="00231664">
              <w:t xml:space="preserve"> </w:t>
            </w:r>
            <w:r w:rsidR="00231664">
              <w:t>自由</w:t>
            </w:r>
            <w:r w:rsidR="00231664">
              <w:t>——</w:t>
            </w:r>
            <w:r w:rsidR="00231664">
              <w:t>慎辨性与关怀的演化</w:t>
            </w:r>
            <w:r w:rsidR="00231664">
              <w:tab/>
            </w:r>
            <w:r>
              <w:fldChar w:fldCharType="begin"/>
            </w:r>
            <w:r>
              <w:instrText xml:space="preserve"> PAGEREF _Toc911 </w:instrText>
            </w:r>
            <w:r>
              <w:fldChar w:fldCharType="separate"/>
            </w:r>
            <w:r w:rsidR="00231664">
              <w:t>7</w:t>
            </w:r>
            <w:r>
              <w:fldChar w:fldCharType="end"/>
            </w:r>
          </w:hyperlink>
        </w:p>
        <w:p w14:paraId="3E8EA977" w14:textId="77777777" w:rsidR="001B7007" w:rsidRDefault="00490798">
          <w:pPr>
            <w:pStyle w:val="WPSOffice2"/>
            <w:tabs>
              <w:tab w:val="right" w:leader="dot" w:pos="8306"/>
            </w:tabs>
            <w:ind w:left="420"/>
          </w:pPr>
          <w:hyperlink w:anchor="_Toc26235" w:history="1">
            <w:r w:rsidR="00231664">
              <w:rPr>
                <w:rFonts w:hint="eastAsia"/>
              </w:rPr>
              <w:t>4</w:t>
            </w:r>
            <w:r w:rsidR="00231664">
              <w:rPr>
                <w:rFonts w:hint="eastAsia"/>
              </w:rPr>
              <w:t>、</w:t>
            </w:r>
            <w:r w:rsidR="00231664">
              <w:rPr>
                <w:rFonts w:hint="eastAsia"/>
              </w:rPr>
              <w:t xml:space="preserve"> </w:t>
            </w:r>
            <w:r w:rsidR="00231664">
              <w:rPr>
                <w:rFonts w:hint="eastAsia"/>
              </w:rPr>
              <w:t>关怀教育的宗旨——一种特殊的保守主义</w:t>
            </w:r>
            <w:r w:rsidR="00231664">
              <w:tab/>
            </w:r>
            <w:r>
              <w:fldChar w:fldCharType="begin"/>
            </w:r>
            <w:r>
              <w:instrText xml:space="preserve"> PAGEREF _Toc26235 </w:instrText>
            </w:r>
            <w:r>
              <w:fldChar w:fldCharType="separate"/>
            </w:r>
            <w:r w:rsidR="00231664">
              <w:t>9</w:t>
            </w:r>
            <w:r>
              <w:fldChar w:fldCharType="end"/>
            </w:r>
          </w:hyperlink>
        </w:p>
        <w:p w14:paraId="02081ABE" w14:textId="77777777" w:rsidR="001B7007" w:rsidRDefault="00490798">
          <w:pPr>
            <w:pStyle w:val="WPSOffice2"/>
            <w:tabs>
              <w:tab w:val="right" w:leader="dot" w:pos="8306"/>
            </w:tabs>
            <w:ind w:left="420"/>
          </w:pPr>
          <w:hyperlink w:anchor="_Toc3581" w:history="1">
            <w:r w:rsidR="00231664">
              <w:rPr>
                <w:rFonts w:hint="eastAsia"/>
              </w:rPr>
              <w:t>5</w:t>
            </w:r>
            <w:r w:rsidR="00231664">
              <w:rPr>
                <w:rFonts w:hint="eastAsia"/>
              </w:rPr>
              <w:t>、关怀教育与慎辨性思维教育</w:t>
            </w:r>
            <w:r w:rsidR="00231664">
              <w:tab/>
            </w:r>
            <w:r>
              <w:fldChar w:fldCharType="begin"/>
            </w:r>
            <w:r>
              <w:instrText xml:space="preserve"> PA</w:instrText>
            </w:r>
            <w:r>
              <w:instrText xml:space="preserve">GEREF _Toc3581 </w:instrText>
            </w:r>
            <w:r>
              <w:fldChar w:fldCharType="separate"/>
            </w:r>
            <w:r w:rsidR="00231664">
              <w:t>13</w:t>
            </w:r>
            <w:r>
              <w:fldChar w:fldCharType="end"/>
            </w:r>
          </w:hyperlink>
        </w:p>
        <w:p w14:paraId="0BF69CB4" w14:textId="77777777" w:rsidR="001B7007" w:rsidRDefault="00490798">
          <w:pPr>
            <w:pStyle w:val="WPSOffice2"/>
            <w:tabs>
              <w:tab w:val="right" w:leader="dot" w:pos="8306"/>
            </w:tabs>
            <w:ind w:left="420"/>
          </w:pPr>
          <w:hyperlink w:anchor="_Toc14680" w:history="1">
            <w:r w:rsidR="00231664">
              <w:rPr>
                <w:rFonts w:hint="eastAsia"/>
              </w:rPr>
              <w:t>5.1</w:t>
            </w:r>
            <w:r w:rsidR="00231664">
              <w:rPr>
                <w:rFonts w:hint="eastAsia"/>
              </w:rPr>
              <w:t>慎辨性思维</w:t>
            </w:r>
            <w:r w:rsidR="00231664">
              <w:tab/>
            </w:r>
            <w:r>
              <w:fldChar w:fldCharType="begin"/>
            </w:r>
            <w:r>
              <w:instrText xml:space="preserve"> PAGEREF _Toc14680 </w:instrText>
            </w:r>
            <w:r>
              <w:fldChar w:fldCharType="separate"/>
            </w:r>
            <w:r w:rsidR="00231664">
              <w:t>13</w:t>
            </w:r>
            <w:r>
              <w:fldChar w:fldCharType="end"/>
            </w:r>
          </w:hyperlink>
        </w:p>
        <w:p w14:paraId="0EE66948" w14:textId="77777777" w:rsidR="001B7007" w:rsidRDefault="00490798">
          <w:pPr>
            <w:pStyle w:val="WPSOffice2"/>
            <w:tabs>
              <w:tab w:val="right" w:leader="dot" w:pos="8306"/>
            </w:tabs>
            <w:ind w:left="420"/>
          </w:pPr>
          <w:hyperlink w:anchor="_Toc22932" w:history="1">
            <w:r w:rsidR="00231664">
              <w:rPr>
                <w:rFonts w:hint="eastAsia"/>
              </w:rPr>
              <w:t>5.2</w:t>
            </w:r>
            <w:r w:rsidR="00231664">
              <w:rPr>
                <w:rFonts w:hint="eastAsia"/>
              </w:rPr>
              <w:t>慎辨性思维与关怀教育</w:t>
            </w:r>
            <w:r w:rsidR="00231664">
              <w:tab/>
            </w:r>
            <w:r>
              <w:fldChar w:fldCharType="begin"/>
            </w:r>
            <w:r>
              <w:instrText xml:space="preserve"> PAGEREF _Toc22932 </w:instrText>
            </w:r>
            <w:r>
              <w:fldChar w:fldCharType="separate"/>
            </w:r>
            <w:r w:rsidR="00231664">
              <w:t>16</w:t>
            </w:r>
            <w:r>
              <w:fldChar w:fldCharType="end"/>
            </w:r>
          </w:hyperlink>
        </w:p>
        <w:p w14:paraId="3861A8FE" w14:textId="77777777" w:rsidR="001B7007" w:rsidRDefault="00490798">
          <w:pPr>
            <w:pStyle w:val="WPSOffice2"/>
            <w:tabs>
              <w:tab w:val="right" w:leader="dot" w:pos="8306"/>
            </w:tabs>
            <w:ind w:left="420"/>
          </w:pPr>
          <w:hyperlink w:anchor="_Toc14890" w:history="1">
            <w:r w:rsidR="00231664">
              <w:rPr>
                <w:rFonts w:cstheme="minorBidi" w:hint="eastAsia"/>
                <w:kern w:val="2"/>
                <w:szCs w:val="24"/>
              </w:rPr>
              <w:t>5.3</w:t>
            </w:r>
            <w:r w:rsidR="00231664">
              <w:rPr>
                <w:rFonts w:cstheme="minorBidi" w:hint="eastAsia"/>
                <w:kern w:val="2"/>
                <w:szCs w:val="24"/>
              </w:rPr>
              <w:t>教学原则</w:t>
            </w:r>
            <w:r w:rsidR="00231664">
              <w:tab/>
            </w:r>
            <w:r>
              <w:fldChar w:fldCharType="begin"/>
            </w:r>
            <w:r>
              <w:instrText xml:space="preserve"> PAGEREF _Toc14890 </w:instrText>
            </w:r>
            <w:r>
              <w:fldChar w:fldCharType="separate"/>
            </w:r>
            <w:r w:rsidR="00231664">
              <w:t>17</w:t>
            </w:r>
            <w:r>
              <w:fldChar w:fldCharType="end"/>
            </w:r>
          </w:hyperlink>
        </w:p>
        <w:p w14:paraId="159CEB8F" w14:textId="77777777" w:rsidR="001B7007" w:rsidRDefault="00490798">
          <w:pPr>
            <w:pStyle w:val="WPSOffice2"/>
            <w:tabs>
              <w:tab w:val="right" w:leader="dot" w:pos="8306"/>
            </w:tabs>
            <w:ind w:left="420"/>
          </w:pPr>
          <w:hyperlink w:anchor="_Toc7158" w:history="1">
            <w:r w:rsidR="00231664">
              <w:rPr>
                <w:rFonts w:hint="eastAsia"/>
              </w:rPr>
              <w:t xml:space="preserve">6 </w:t>
            </w:r>
            <w:r w:rsidR="00231664">
              <w:rPr>
                <w:rFonts w:hint="eastAsia"/>
              </w:rPr>
              <w:t>积极心理学与关怀实践</w:t>
            </w:r>
            <w:r w:rsidR="00231664">
              <w:tab/>
            </w:r>
            <w:r>
              <w:fldChar w:fldCharType="begin"/>
            </w:r>
            <w:r>
              <w:instrText xml:space="preserve"> PAGEREF _Toc7158 </w:instrText>
            </w:r>
            <w:r>
              <w:fldChar w:fldCharType="separate"/>
            </w:r>
            <w:r w:rsidR="00231664">
              <w:t>18</w:t>
            </w:r>
            <w:r>
              <w:fldChar w:fldCharType="end"/>
            </w:r>
          </w:hyperlink>
        </w:p>
        <w:p w14:paraId="40058F7C" w14:textId="77777777" w:rsidR="001B7007" w:rsidRDefault="00231664">
          <w:pPr>
            <w:rPr>
              <w:b/>
            </w:rPr>
          </w:pPr>
          <w:r>
            <w:rPr>
              <w:b/>
            </w:rPr>
            <w:fldChar w:fldCharType="end"/>
          </w:r>
        </w:p>
        <w:p w14:paraId="305E6D47" w14:textId="77777777" w:rsidR="001B7007" w:rsidRDefault="001B7007">
          <w:pPr>
            <w:rPr>
              <w:b/>
            </w:rPr>
          </w:pPr>
        </w:p>
        <w:p w14:paraId="3192FF7B" w14:textId="77777777" w:rsidR="001B7007" w:rsidRDefault="001B7007">
          <w:pPr>
            <w:rPr>
              <w:b/>
            </w:rPr>
          </w:pPr>
        </w:p>
        <w:p w14:paraId="6F5FDE7C" w14:textId="77777777" w:rsidR="001B7007" w:rsidRDefault="001B7007">
          <w:pPr>
            <w:rPr>
              <w:b/>
            </w:rPr>
          </w:pPr>
        </w:p>
        <w:p w14:paraId="4BE71BDB" w14:textId="77777777" w:rsidR="001B7007" w:rsidRDefault="001B7007">
          <w:pPr>
            <w:rPr>
              <w:b/>
            </w:rPr>
          </w:pPr>
        </w:p>
        <w:p w14:paraId="7C246E1B" w14:textId="77777777" w:rsidR="001B7007" w:rsidRDefault="001B7007">
          <w:pPr>
            <w:rPr>
              <w:b/>
            </w:rPr>
          </w:pPr>
        </w:p>
        <w:p w14:paraId="1CA101F0" w14:textId="77777777" w:rsidR="001B7007" w:rsidRDefault="001B7007">
          <w:pPr>
            <w:rPr>
              <w:b/>
            </w:rPr>
          </w:pPr>
        </w:p>
        <w:p w14:paraId="67D41F0A" w14:textId="77777777" w:rsidR="001B7007" w:rsidRDefault="001B7007">
          <w:pPr>
            <w:rPr>
              <w:b/>
            </w:rPr>
          </w:pPr>
        </w:p>
        <w:p w14:paraId="4FB7AE14" w14:textId="77777777" w:rsidR="001B7007" w:rsidRDefault="001B7007">
          <w:pPr>
            <w:rPr>
              <w:b/>
            </w:rPr>
          </w:pPr>
        </w:p>
        <w:p w14:paraId="549E213D" w14:textId="77777777" w:rsidR="001B7007" w:rsidRDefault="001B7007">
          <w:pPr>
            <w:rPr>
              <w:b/>
            </w:rPr>
          </w:pPr>
        </w:p>
        <w:p w14:paraId="516DF12F" w14:textId="77777777" w:rsidR="001B7007" w:rsidRDefault="001B7007">
          <w:pPr>
            <w:rPr>
              <w:b/>
            </w:rPr>
          </w:pPr>
        </w:p>
        <w:p w14:paraId="01CA719E" w14:textId="77777777" w:rsidR="001B7007" w:rsidRDefault="001B7007">
          <w:pPr>
            <w:rPr>
              <w:b/>
            </w:rPr>
          </w:pPr>
        </w:p>
        <w:p w14:paraId="4E757032" w14:textId="77777777" w:rsidR="001B7007" w:rsidRDefault="001B7007">
          <w:pPr>
            <w:rPr>
              <w:b/>
            </w:rPr>
          </w:pPr>
        </w:p>
        <w:p w14:paraId="0A5E180B" w14:textId="77777777" w:rsidR="001B7007" w:rsidRDefault="001B7007">
          <w:pPr>
            <w:rPr>
              <w:b/>
            </w:rPr>
          </w:pPr>
        </w:p>
        <w:p w14:paraId="56CD1B5C" w14:textId="77777777" w:rsidR="001B7007" w:rsidRDefault="001B7007">
          <w:pPr>
            <w:rPr>
              <w:b/>
            </w:rPr>
          </w:pPr>
        </w:p>
        <w:p w14:paraId="159F8F90" w14:textId="77777777" w:rsidR="001B7007" w:rsidRDefault="001B7007">
          <w:pPr>
            <w:rPr>
              <w:b/>
            </w:rPr>
          </w:pPr>
        </w:p>
        <w:p w14:paraId="25533372" w14:textId="77777777" w:rsidR="001B7007" w:rsidRDefault="001B7007">
          <w:pPr>
            <w:rPr>
              <w:b/>
            </w:rPr>
          </w:pPr>
        </w:p>
        <w:p w14:paraId="03E975BC" w14:textId="77777777" w:rsidR="001B7007" w:rsidRDefault="001B7007">
          <w:pPr>
            <w:rPr>
              <w:b/>
            </w:rPr>
          </w:pPr>
        </w:p>
        <w:p w14:paraId="2E564E31" w14:textId="77777777" w:rsidR="001B7007" w:rsidRDefault="001B7007">
          <w:pPr>
            <w:rPr>
              <w:b/>
            </w:rPr>
          </w:pPr>
        </w:p>
        <w:p w14:paraId="40027DAD" w14:textId="77777777" w:rsidR="001B7007" w:rsidRDefault="001B7007">
          <w:pPr>
            <w:rPr>
              <w:b/>
            </w:rPr>
          </w:pPr>
        </w:p>
        <w:p w14:paraId="3A9C2173" w14:textId="77777777" w:rsidR="001B7007" w:rsidRDefault="001B7007">
          <w:pPr>
            <w:rPr>
              <w:b/>
            </w:rPr>
          </w:pPr>
        </w:p>
        <w:p w14:paraId="12BC1D2F" w14:textId="77777777" w:rsidR="001B7007" w:rsidRDefault="001B7007">
          <w:pPr>
            <w:rPr>
              <w:b/>
            </w:rPr>
          </w:pPr>
        </w:p>
        <w:p w14:paraId="55B856D6" w14:textId="77777777" w:rsidR="001B7007" w:rsidRDefault="001B7007">
          <w:pPr>
            <w:rPr>
              <w:b/>
            </w:rPr>
          </w:pPr>
        </w:p>
        <w:p w14:paraId="1BE82384" w14:textId="77777777" w:rsidR="001B7007" w:rsidRDefault="001B7007">
          <w:pPr>
            <w:rPr>
              <w:b/>
            </w:rPr>
          </w:pPr>
        </w:p>
        <w:p w14:paraId="33A73547" w14:textId="77777777" w:rsidR="001B7007" w:rsidRDefault="001B7007">
          <w:pPr>
            <w:rPr>
              <w:b/>
            </w:rPr>
          </w:pPr>
        </w:p>
        <w:p w14:paraId="30B3B2B8" w14:textId="77777777" w:rsidR="001B7007" w:rsidRDefault="00490798"/>
      </w:sdtContent>
    </w:sdt>
    <w:p w14:paraId="78DC1315" w14:textId="77777777" w:rsidR="001B7007" w:rsidRDefault="00231664">
      <w:pPr>
        <w:pStyle w:val="2"/>
        <w:spacing w:line="288" w:lineRule="auto"/>
      </w:pPr>
      <w:bookmarkStart w:id="1" w:name="_Toc16402"/>
      <w:r>
        <w:rPr>
          <w:rFonts w:hint="eastAsia"/>
        </w:rPr>
        <w:lastRenderedPageBreak/>
        <w:t>1</w:t>
      </w:r>
      <w:r>
        <w:rPr>
          <w:rFonts w:hint="eastAsia"/>
        </w:rPr>
        <w:t>、作为第二人称观点的同理心</w:t>
      </w:r>
      <w:bookmarkEnd w:id="1"/>
    </w:p>
    <w:p w14:paraId="2DD50F75" w14:textId="77777777" w:rsidR="001B7007" w:rsidRDefault="00231664">
      <w:pPr>
        <w:spacing w:line="288" w:lineRule="auto"/>
        <w:ind w:firstLine="420"/>
      </w:pPr>
      <w:r>
        <w:rPr>
          <w:rFonts w:hint="eastAsia"/>
        </w:rPr>
        <w:t>2016</w:t>
      </w:r>
      <w:r>
        <w:rPr>
          <w:rFonts w:hint="eastAsia"/>
        </w:rPr>
        <w:t>年</w:t>
      </w:r>
      <w:r>
        <w:rPr>
          <w:rFonts w:hint="eastAsia"/>
        </w:rPr>
        <w:t>11</w:t>
      </w:r>
      <w:r>
        <w:rPr>
          <w:rFonts w:hint="eastAsia"/>
        </w:rPr>
        <w:t>月，一篇名为《罗一笑，你给我站住》的文章的热度在微信朋友圈直线上升。这是一位亟待救治、患有白血病的小女孩的作家父亲的煽情之作。毫无疑问，它挑动了数以十万计的中国网民的同情心，以至于原本与之毫不相干的我也被这股情绪的狂潮卷入，通过给文章打赏的功能，贡献了自己的一点人民币。后来，整件事情的剧情急转而下，罗一笑的父亲罗尔被指责通过网络运营和营销情绪的方式来不当获利，因为他“募捐行为”的所得已经达到</w:t>
      </w:r>
      <w:r>
        <w:rPr>
          <w:rFonts w:hint="eastAsia"/>
        </w:rPr>
        <w:t>260</w:t>
      </w:r>
      <w:r>
        <w:rPr>
          <w:rFonts w:hint="eastAsia"/>
        </w:rPr>
        <w:t>多万元，并且有人挖掘到他家的财务状况也并非多么的不堪，有能力支付女儿的医疗费用。一时间罗尔从“卖文救女”的可怜人变成了炒作滥情的“骗子”，以至于陷入公信力危机，后来他的一切解释都不再被人信任。</w:t>
      </w:r>
    </w:p>
    <w:p w14:paraId="61BEB4AC" w14:textId="77777777" w:rsidR="001B7007" w:rsidRDefault="00231664">
      <w:pPr>
        <w:spacing w:line="288" w:lineRule="auto"/>
        <w:ind w:firstLine="420"/>
      </w:pPr>
      <w:r>
        <w:rPr>
          <w:rFonts w:hint="eastAsia"/>
        </w:rPr>
        <w:t>对我来说，这件事值得深思的地方在于——为什么是罗一笑？那么多的需要救助的患白血病的小女孩，为何只有她受到了关注。这正是因为人们的同理心被通过某种方式孕育成了一种情感的涌动与聚焦。这背后的原因又是什么呢？或许</w:t>
      </w:r>
      <w:r>
        <w:rPr>
          <w:rFonts w:hint="eastAsia"/>
        </w:rPr>
        <w:t>18</w:t>
      </w:r>
      <w:r>
        <w:rPr>
          <w:rFonts w:hint="eastAsia"/>
        </w:rPr>
        <w:t>世纪英国的哲学家大卫·休谟的一席话可以为我们提供一个解释：“人的心智中不存在一种仅仅关乎人类的情感，而无关乎某个人的品质，受用性，以及与你的个人关系。”</w:t>
      </w:r>
      <w:r>
        <w:rPr>
          <w:rStyle w:val="a5"/>
          <w:rFonts w:hint="eastAsia"/>
        </w:rPr>
        <w:footnoteReference w:id="1"/>
      </w:r>
      <w:r>
        <w:rPr>
          <w:rFonts w:hint="eastAsia"/>
        </w:rPr>
        <w:t>换句话说，任何关乎人类的情感一定是“关于某个人”的情感，更确切地说是关于这个人的某个特点的情感。这其实并不难理解，即便是像德国古典哲学大师黑格尔这样伟大的思辨高手，在看到拿破仑进入柏林的英姿的时候居然也将其比作“马背上的世界精神”——这是他的哲学中最为抽象的一个概念。他正是在将自己的认知对象拟人化或者具象化，最终达到某种可感知的真切程度。这种观感是第一人称的，在某种意义上来说，是“主观的”，这或许恰恰是人类某种常用的认知方式。而显然罗尔有意无意地利用了这一点，在那篇文章中，他具象化的语言天赋被展现的淋漓尽致，让人们（包括我）深深地感受到了罗一笑的可爱与可惜，进而转向对这位害怕痛失爱女的父亲的可怜。这种情绪被社交媒体放大到了一个令人惊奇的程度，从而导致了这种关注的不平衡。</w:t>
      </w:r>
    </w:p>
    <w:p w14:paraId="6C261B06" w14:textId="2C53C15A" w:rsidR="001B7007" w:rsidRDefault="00231664">
      <w:pPr>
        <w:spacing w:line="288" w:lineRule="auto"/>
        <w:ind w:firstLine="420"/>
      </w:pPr>
      <w:r>
        <w:rPr>
          <w:rFonts w:hint="eastAsia"/>
        </w:rPr>
        <w:t>根据休谟的理论，人们的同情心不可能是无限延展的，例如，假设同样的事情发生在一只动物身上——一只来自泰国的亚洲象。或许就未必会获得那么多的中国人的同情。因为大象对于他们来说只有在动物园或者电视上才有很少的机会见到，不会有太多人会对一头大象产生过于强烈的移情。换句话说，这种依赖于具象化的同情心会受生活圈子的影响。我们的生活中圈子可以根据不同的概念来划分，例如种族、国别、职业、性别、甚至是政治理念。根据杰里米·里夫金在《同理心文明》中的观点，每一种可以帮助你形成某种自我意识的概念都可以帮助你划分你的“所属”。这些所属都是构建同情性以及同理心的基础。换句话说，对于我的所属之外的人，我们的这种同理心情感的强度不会有那么强。</w:t>
      </w:r>
    </w:p>
    <w:p w14:paraId="0CE7AEA4" w14:textId="56C42895" w:rsidR="001B7007" w:rsidRDefault="00231664">
      <w:pPr>
        <w:spacing w:line="288" w:lineRule="auto"/>
        <w:ind w:firstLine="420"/>
      </w:pPr>
      <w:r>
        <w:rPr>
          <w:rFonts w:hint="eastAsia"/>
        </w:rPr>
        <w:t>这种关于同理心的理论不会受到所有人的接受，当代伦理学家彼得·辛格</w:t>
      </w:r>
      <w:r>
        <w:rPr>
          <w:rFonts w:hint="eastAsia"/>
        </w:rPr>
        <w:t>(</w:t>
      </w:r>
      <w:bookmarkStart w:id="2" w:name="OLE_LINK1"/>
      <w:r>
        <w:rPr>
          <w:rFonts w:hint="eastAsia"/>
        </w:rPr>
        <w:t>Peter Singer</w:t>
      </w:r>
      <w:bookmarkEnd w:id="2"/>
      <w:r>
        <w:rPr>
          <w:rFonts w:hint="eastAsia"/>
        </w:rPr>
        <w:t>)</w:t>
      </w:r>
      <w:r>
        <w:rPr>
          <w:rStyle w:val="a5"/>
          <w:rFonts w:hint="eastAsia"/>
        </w:rPr>
        <w:footnoteReference w:id="2"/>
      </w:r>
      <w:r>
        <w:rPr>
          <w:rFonts w:hint="eastAsia"/>
        </w:rPr>
        <w:t>提出的效用利他主义（</w:t>
      </w:r>
      <w:r>
        <w:rPr>
          <w:rFonts w:hint="eastAsia"/>
        </w:rPr>
        <w:t>Effective Altruism</w:t>
      </w:r>
      <w:r>
        <w:rPr>
          <w:rFonts w:hint="eastAsia"/>
        </w:rPr>
        <w:t>）伦理原则似乎就不要求以这种被他称作情感性的同理心为基础。在他看来，这种同理心只是移情关注（</w:t>
      </w:r>
      <w:r>
        <w:rPr>
          <w:rFonts w:hint="eastAsia"/>
        </w:rPr>
        <w:t xml:space="preserve">Empathic concern </w:t>
      </w:r>
      <w:r>
        <w:rPr>
          <w:rFonts w:hint="eastAsia"/>
        </w:rPr>
        <w:t>）以及针对他人的</w:t>
      </w:r>
      <w:r>
        <w:rPr>
          <w:rFonts w:hint="eastAsia"/>
        </w:rPr>
        <w:lastRenderedPageBreak/>
        <w:t>情感产生</w:t>
      </w:r>
      <w:r w:rsidR="00E06106">
        <w:rPr>
          <w:rFonts w:hint="eastAsia"/>
        </w:rPr>
        <w:t>的</w:t>
      </w:r>
      <w:r>
        <w:rPr>
          <w:rFonts w:hint="eastAsia"/>
        </w:rPr>
        <w:t>个体困扰（</w:t>
      </w:r>
      <w:r>
        <w:rPr>
          <w:rFonts w:hint="eastAsia"/>
        </w:rPr>
        <w:t xml:space="preserve">Personal distress </w:t>
      </w:r>
      <w:r>
        <w:rPr>
          <w:rFonts w:hint="eastAsia"/>
        </w:rPr>
        <w:t>）</w:t>
      </w:r>
      <w:r w:rsidR="00EE021F">
        <w:rPr>
          <w:rFonts w:hint="eastAsia"/>
        </w:rPr>
        <w:t>。</w:t>
      </w:r>
      <w:r>
        <w:rPr>
          <w:rFonts w:hint="eastAsia"/>
        </w:rPr>
        <w:t>这些情绪无所谓“对错”，只是它们似乎不属于哪些以追求最大多数人的最大利他性的善为目标的效用利他主义者。效用利他主义者在某种程度上与“冷血的”效用主义者一般无二，他们不会因为一个富有情感冲击力的报道或亲眼所见的事件而改变他们认为更合理的慈善原则。例如</w:t>
      </w:r>
      <w:r w:rsidR="009C70F5">
        <w:rPr>
          <w:rFonts w:hint="eastAsia"/>
        </w:rPr>
        <w:t>,</w:t>
      </w:r>
      <w:r>
        <w:rPr>
          <w:rFonts w:hint="eastAsia"/>
        </w:rPr>
        <w:t>同样一笔钱可以用来帮助</w:t>
      </w:r>
      <w:r w:rsidR="003C2623">
        <w:rPr>
          <w:rFonts w:hint="eastAsia"/>
        </w:rPr>
        <w:t>罗一笑</w:t>
      </w:r>
      <w:r>
        <w:rPr>
          <w:rFonts w:hint="eastAsia"/>
        </w:rPr>
        <w:t>，也可以用来帮助远在非洲的同样生命垂危的</w:t>
      </w:r>
      <w:r>
        <w:rPr>
          <w:rFonts w:hint="eastAsia"/>
        </w:rPr>
        <w:t>5</w:t>
      </w:r>
      <w:r>
        <w:rPr>
          <w:rFonts w:hint="eastAsia"/>
        </w:rPr>
        <w:t>个饥民，尽管他们能够对非洲饥民投入的移情关注（可能）更少，他们也还是愿意将这笔钱捐给他们</w:t>
      </w:r>
      <w:r w:rsidR="00496A55">
        <w:rPr>
          <w:rFonts w:hint="eastAsia"/>
        </w:rPr>
        <w:t>，因为后者造成的利他性效应更大</w:t>
      </w:r>
      <w:r>
        <w:rPr>
          <w:rFonts w:hint="eastAsia"/>
        </w:rPr>
        <w:t>。</w:t>
      </w:r>
      <w:bookmarkStart w:id="3" w:name="OLE_LINK15"/>
      <w:bookmarkStart w:id="4" w:name="OLE_LINK16"/>
      <w:r>
        <w:rPr>
          <w:rFonts w:hint="eastAsia"/>
        </w:rPr>
        <w:t>有实验表明效用主义者（以及效用利他主义者）在一些情境中测量感性同理心的激发程度更低</w:t>
      </w:r>
      <w:r>
        <w:rPr>
          <w:rStyle w:val="a5"/>
          <w:rFonts w:hint="eastAsia"/>
        </w:rPr>
        <w:footnoteReference w:id="3"/>
      </w:r>
      <w:r>
        <w:rPr>
          <w:rFonts w:hint="eastAsia"/>
        </w:rPr>
        <w:t>。</w:t>
      </w:r>
      <w:r w:rsidR="005C0FDC">
        <w:rPr>
          <w:rFonts w:hint="eastAsia"/>
        </w:rPr>
        <w:t>所以他们看上去能够更“理性”对该如何利他进行判断。</w:t>
      </w:r>
      <w:bookmarkEnd w:id="3"/>
      <w:bookmarkEnd w:id="4"/>
    </w:p>
    <w:p w14:paraId="2F238DFD" w14:textId="172ED8DE" w:rsidR="001B7007" w:rsidRDefault="00231664">
      <w:pPr>
        <w:spacing w:line="288" w:lineRule="auto"/>
        <w:ind w:firstLine="420"/>
      </w:pPr>
      <w:r>
        <w:rPr>
          <w:rFonts w:hint="eastAsia"/>
        </w:rPr>
        <w:t>对于效用利他主义者来说，合乎伦理的行为是否不再需要以同理心为必要条件呢？如果将同理心仅仅定义为感性的同理心的话，或许的确如此。但倘若将同理心定义为“能够从他人的角度思考问题”，或者“能够从他人的反应当中汲取信息来改变自己的决策”，那么效用利他主义者同样需要这种理性机制来辅助他们的决策。但这种同理心就不再是一种“情感”，</w:t>
      </w:r>
      <w:r w:rsidR="007F5912">
        <w:rPr>
          <w:rFonts w:hint="eastAsia"/>
        </w:rPr>
        <w:t>持有这种观念的</w:t>
      </w:r>
      <w:r>
        <w:rPr>
          <w:rFonts w:hint="eastAsia"/>
        </w:rPr>
        <w:t>人们不会再因为同情的强烈程度来对他人需求提供回应。或许他人的需求的主观效应会成为计算的一个重要的客观参量，例如日本漫画家尾田荣一郎的著名作品《海贼王》（</w:t>
      </w:r>
      <w:r>
        <w:rPr>
          <w:rFonts w:hint="eastAsia"/>
        </w:rPr>
        <w:t>ONE PIECE</w:t>
      </w:r>
      <w:r>
        <w:rPr>
          <w:rFonts w:hint="eastAsia"/>
        </w:rPr>
        <w:t>）中的主人公路飞从不对那些只是事实上需要帮助的人出手帮助，而只对那些迫切地希望改变自己的状况而向他寻求帮助的人提供帮助。路飞当然算不上是一个效用利他主义者，但是他的这种下判断的思路对于效用利他主义者而言或许是可以借鉴的。换句话说，效用利他主义可以</w:t>
      </w:r>
      <w:r w:rsidR="000A1493">
        <w:rPr>
          <w:rFonts w:hint="eastAsia"/>
        </w:rPr>
        <w:t>为</w:t>
      </w:r>
      <w:r>
        <w:rPr>
          <w:rFonts w:hint="eastAsia"/>
        </w:rPr>
        <w:t>那些更能给他积极反应的个体提供帮助，因为显然这种帮助的效用会发挥到最大。这种同理心似乎不该带有任何的“主观色彩”，它应该是一种任何人都可以通过理性来认知并且使用的第三人称标准，我们会看到它更容易协助构建一种规范性的道德哲学。</w:t>
      </w:r>
    </w:p>
    <w:p w14:paraId="020AF689" w14:textId="3DFC7F02" w:rsidR="001B7007" w:rsidRDefault="00231664">
      <w:pPr>
        <w:spacing w:line="288" w:lineRule="auto"/>
        <w:ind w:firstLine="420"/>
      </w:pPr>
      <w:r>
        <w:rPr>
          <w:rFonts w:hint="eastAsia"/>
        </w:rPr>
        <w:t>对效用利他主义进行评价并非我们的目的，但如果拥有这种思路的人仅仅将同理心视作一种谋划的策略，这是我们不愿意看到的。虽然一味放纵自己的情感性同理心是不可取的，但完全将其消除似乎也是不可能的。我们可以</w:t>
      </w:r>
      <w:r w:rsidR="00D67DF5">
        <w:rPr>
          <w:rFonts w:hint="eastAsia"/>
        </w:rPr>
        <w:t>依据</w:t>
      </w:r>
      <w:r>
        <w:rPr>
          <w:rFonts w:hint="eastAsia"/>
        </w:rPr>
        <w:t>科学事实对此加以说明，努曼（</w:t>
      </w:r>
      <w:r>
        <w:rPr>
          <w:rFonts w:hint="eastAsia"/>
        </w:rPr>
        <w:t>Numan</w:t>
      </w:r>
      <w:r>
        <w:rPr>
          <w:rFonts w:hint="eastAsia"/>
        </w:rPr>
        <w:t>）</w:t>
      </w:r>
      <w:r>
        <w:rPr>
          <w:rStyle w:val="a5"/>
          <w:rFonts w:hint="eastAsia"/>
        </w:rPr>
        <w:footnoteReference w:id="4"/>
      </w:r>
      <w:r>
        <w:rPr>
          <w:rFonts w:hint="eastAsia"/>
        </w:rPr>
        <w:t>的母性护理模型是一个被用来说明哺乳动物的关爱幼崽的行为的理论，该理论所强调的是催产素（</w:t>
      </w:r>
      <w:r>
        <w:rPr>
          <w:rFonts w:hint="eastAsia"/>
        </w:rPr>
        <w:t>OT</w:t>
      </w:r>
      <w:r>
        <w:rPr>
          <w:rFonts w:hint="eastAsia"/>
        </w:rPr>
        <w:t>）和多巴胺（</w:t>
      </w:r>
      <w:r>
        <w:rPr>
          <w:rFonts w:hint="eastAsia"/>
        </w:rPr>
        <w:t>DA</w:t>
      </w:r>
      <w:r>
        <w:rPr>
          <w:rFonts w:hint="eastAsia"/>
        </w:rPr>
        <w:t>）等激素对于同理心激发的决定作用。有研究证明这种模式同样也适用于人类，</w:t>
      </w:r>
      <w:r>
        <w:rPr>
          <w:rFonts w:hint="eastAsia"/>
        </w:rPr>
        <w:t>Mascaro</w:t>
      </w:r>
      <w:r>
        <w:rPr>
          <w:rStyle w:val="a5"/>
          <w:rFonts w:hint="eastAsia"/>
        </w:rPr>
        <w:footnoteReference w:id="5"/>
      </w:r>
      <w:r>
        <w:rPr>
          <w:rFonts w:hint="eastAsia"/>
        </w:rPr>
        <w:t>等人曾对</w:t>
      </w:r>
      <w:r>
        <w:rPr>
          <w:rFonts w:hint="eastAsia"/>
        </w:rPr>
        <w:t>60</w:t>
      </w:r>
      <w:r>
        <w:rPr>
          <w:rFonts w:hint="eastAsia"/>
        </w:rPr>
        <w:t>名</w:t>
      </w:r>
      <w:r>
        <w:rPr>
          <w:rFonts w:hint="eastAsia"/>
        </w:rPr>
        <w:t>1-3</w:t>
      </w:r>
      <w:r>
        <w:rPr>
          <w:rFonts w:hint="eastAsia"/>
        </w:rPr>
        <w:t>岁幼儿的父亲进行对比试验，发现相对于看到陌生的孩子，当他们看到自己的孩子的时候，腹侧被盖区（</w:t>
      </w:r>
      <w:r>
        <w:rPr>
          <w:rFonts w:hint="eastAsia"/>
        </w:rPr>
        <w:t>ventral tegmental area</w:t>
      </w:r>
      <w:r>
        <w:rPr>
          <w:rFonts w:hint="eastAsia"/>
        </w:rPr>
        <w:t>）的激活水平更高，该脑区是多巴胺的重要释放源。而多巴胺被称作“快乐递质”，被认为与</w:t>
      </w:r>
      <w:bookmarkStart w:id="5" w:name="OLE_LINK17"/>
      <w:r>
        <w:rPr>
          <w:rFonts w:hint="eastAsia"/>
        </w:rPr>
        <w:t>亲子行为</w:t>
      </w:r>
      <w:bookmarkEnd w:id="5"/>
      <w:r>
        <w:rPr>
          <w:rFonts w:hint="eastAsia"/>
        </w:rPr>
        <w:t>有很高的相关性。可见情感型同理心的施放是一种先天功能。显然我们不可能通过药物抑制的方式来抑制所有人的多巴胺施放，进而减弱他们的同理心。这是不人道的，也是不符合科学的。如果不能通过生物增强的方式改变人类，那么我们的方案必须以接受人类的情感</w:t>
      </w:r>
      <w:r>
        <w:rPr>
          <w:rFonts w:hint="eastAsia"/>
        </w:rPr>
        <w:lastRenderedPageBreak/>
        <w:t>性同理心为前提。</w:t>
      </w:r>
    </w:p>
    <w:p w14:paraId="79A08E27" w14:textId="3245A88A" w:rsidR="001B7007" w:rsidRDefault="00231664">
      <w:pPr>
        <w:spacing w:line="288" w:lineRule="auto"/>
        <w:ind w:firstLine="420"/>
        <w:rPr>
          <w:color w:val="0000FF"/>
        </w:rPr>
      </w:pPr>
      <w:bookmarkStart w:id="6" w:name="OLE_LINK18"/>
      <w:bookmarkStart w:id="7" w:name="OLE_LINK20"/>
      <w:r>
        <w:rPr>
          <w:rFonts w:hint="eastAsia"/>
          <w:color w:val="0000FF"/>
        </w:rPr>
        <w:t>效用利他主义的另外一个问题在于，它自然也可能会陷入很多规范伦理学通常都会遇到的麻烦。即，将一个实际上并非得自</w:t>
      </w:r>
      <w:r w:rsidR="000C5040">
        <w:rPr>
          <w:rFonts w:hint="eastAsia"/>
          <w:color w:val="0000FF"/>
        </w:rPr>
        <w:t>现实</w:t>
      </w:r>
      <w:r>
        <w:rPr>
          <w:rFonts w:hint="eastAsia"/>
          <w:color w:val="0000FF"/>
        </w:rPr>
        <w:t>化的条件的结论当做理想化的结论或规范去推广。</w:t>
      </w:r>
      <w:bookmarkEnd w:id="6"/>
      <w:bookmarkEnd w:id="7"/>
      <w:r>
        <w:rPr>
          <w:rFonts w:hint="eastAsia"/>
          <w:color w:val="0000FF"/>
        </w:rPr>
        <w:t>我们无法确定一位效用利他主义者是否真正地做到了“不偏不倚”。在我们看来这很难，也没有必要去过度地强调。</w:t>
      </w:r>
    </w:p>
    <w:p w14:paraId="1F7A6AB4" w14:textId="2AEBB7A4" w:rsidR="001B7007" w:rsidRDefault="00231664">
      <w:pPr>
        <w:spacing w:line="288" w:lineRule="auto"/>
        <w:ind w:firstLine="420"/>
      </w:pPr>
      <w:r>
        <w:rPr>
          <w:rFonts w:hint="eastAsia"/>
        </w:rPr>
        <w:t>由此，对我们而言，或许一个“两边都要”的同理心概念是合理的，换句话说，我们既承认同理心的情感方面，也同时重视将同理心当做一种理性决策的要素来处理。这意味着：</w:t>
      </w:r>
      <w:r>
        <w:rPr>
          <w:rFonts w:hint="eastAsia"/>
        </w:rPr>
        <w:t>1.</w:t>
      </w:r>
      <w:r>
        <w:rPr>
          <w:rFonts w:hint="eastAsia"/>
        </w:rPr>
        <w:t>我们承认同理心是“有限的”</w:t>
      </w:r>
      <w:r w:rsidR="000B246A">
        <w:rPr>
          <w:rFonts w:hint="eastAsia"/>
        </w:rPr>
        <w:t>。</w:t>
      </w:r>
      <w:r w:rsidR="0090316C">
        <w:rPr>
          <w:rFonts w:hint="eastAsia"/>
        </w:rPr>
        <w:t>它</w:t>
      </w:r>
      <w:r>
        <w:rPr>
          <w:rFonts w:hint="eastAsia"/>
        </w:rPr>
        <w:t>是现实的，因而也自然是容易被很多因素诱导的，也并非一种“大爱”的基础。但是我们也同时认为，作为一种情感的同理心可以受到教育、行为科学与自我的反思能力的矫正。换句话说我们认为一种相对而言“更好”的同理心是可以追求的。只是不提倡使用例如生物增强（例如药物辅助或手术）的方式来改变一个人的同理心水平。在这种意义来看，我们承认作为第一人称的同理心的主观现实性与有效性，但并不认为由于它是自然的，就无需加以改变。</w:t>
      </w:r>
    </w:p>
    <w:p w14:paraId="365C4199" w14:textId="77777777" w:rsidR="001B7007" w:rsidRDefault="00231664">
      <w:pPr>
        <w:tabs>
          <w:tab w:val="left" w:pos="3780"/>
        </w:tabs>
        <w:spacing w:line="288" w:lineRule="auto"/>
        <w:ind w:firstLine="420"/>
      </w:pPr>
      <w:r>
        <w:rPr>
          <w:rFonts w:hint="eastAsia"/>
        </w:rPr>
        <w:t>此外，</w:t>
      </w:r>
      <w:r>
        <w:rPr>
          <w:rFonts w:hint="eastAsia"/>
        </w:rPr>
        <w:t>2.</w:t>
      </w:r>
      <w:r>
        <w:rPr>
          <w:rFonts w:hint="eastAsia"/>
        </w:rPr>
        <w:t>我们不准备追求一种普遍的规范性（第三人称）的道德责任观念，任何一个具备共性的文化群落都会有各自不同的承载同理心的道德内容。但这并不意味着它们彼此之间无法建立互相理解的联系，这种联系或许暂时是脆弱的，但不意味着它不会变强。生命关怀教育的哲学理念恰恰在于这个宗旨，它不是一类关于某种知识或者行为准则的知识教育，而是一种帮助人类如何构建这种联系的实践教育。我们将这种动力的基础称作一种“第二人称的”同理心。</w:t>
      </w:r>
    </w:p>
    <w:p w14:paraId="0C4D6BFE" w14:textId="77777777" w:rsidR="001B7007" w:rsidRDefault="00231664">
      <w:pPr>
        <w:tabs>
          <w:tab w:val="left" w:pos="3780"/>
        </w:tabs>
        <w:spacing w:line="288" w:lineRule="auto"/>
        <w:ind w:firstLine="420"/>
      </w:pPr>
      <w:r>
        <w:rPr>
          <w:rFonts w:hint="eastAsia"/>
        </w:rPr>
        <w:t>从客观的角度来看，第二人称的同理心是一种“有限的共识”，它不承认人们对于某种心理内容永久性的协议，同时也反对对于个人主观的过度坚持。社会的习俗与常识告诉我们，人群中存在着相互理解的基础，同时也存在着分歧的隐患。一种建设性的同理心应当协助社会发展将分歧限制在一个“安全有益”的限度内，而然却没有任何个人能够划定这个限度所在何处。显然这不是通过任何个人的努力可以确定的，正如无论一个人如何努力，他也无法保障自己心爱的人能如他所愿回应他的爱。但人类并非就此束手无策，人类至少有三项重要的智力成果可以看做对“安全有益的有限共识”的获得大有裨益。</w:t>
      </w:r>
    </w:p>
    <w:p w14:paraId="1134A7D9" w14:textId="77777777" w:rsidR="001B7007" w:rsidRDefault="00231664">
      <w:pPr>
        <w:tabs>
          <w:tab w:val="left" w:pos="3780"/>
        </w:tabs>
        <w:spacing w:line="288" w:lineRule="auto"/>
        <w:ind w:firstLine="420"/>
        <w:rPr>
          <w:b/>
          <w:bCs/>
        </w:rPr>
      </w:pPr>
      <w:r>
        <w:rPr>
          <w:rFonts w:hint="eastAsia"/>
          <w:b/>
          <w:bCs/>
        </w:rPr>
        <w:t>第一是一种合乎理性的沟通与思维程序，这里的合乎理性并非指形式逻辑。</w:t>
      </w:r>
    </w:p>
    <w:p w14:paraId="2C17E8A1" w14:textId="77777777" w:rsidR="001B7007" w:rsidRDefault="00231664">
      <w:pPr>
        <w:tabs>
          <w:tab w:val="left" w:pos="3780"/>
        </w:tabs>
        <w:spacing w:line="288" w:lineRule="auto"/>
        <w:ind w:firstLine="420"/>
        <w:rPr>
          <w:b/>
          <w:bCs/>
        </w:rPr>
      </w:pPr>
      <w:r>
        <w:rPr>
          <w:rFonts w:hint="eastAsia"/>
          <w:b/>
          <w:bCs/>
        </w:rPr>
        <w:t>第二是涉及到构建概念原初灵活性的哲学性思维。</w:t>
      </w:r>
    </w:p>
    <w:p w14:paraId="2C443631" w14:textId="77777777" w:rsidR="001B7007" w:rsidRDefault="00231664">
      <w:pPr>
        <w:tabs>
          <w:tab w:val="left" w:pos="3780"/>
        </w:tabs>
        <w:spacing w:line="288" w:lineRule="auto"/>
        <w:ind w:firstLine="420"/>
        <w:rPr>
          <w:b/>
          <w:bCs/>
        </w:rPr>
      </w:pPr>
      <w:r>
        <w:rPr>
          <w:rFonts w:hint="eastAsia"/>
          <w:b/>
          <w:bCs/>
        </w:rPr>
        <w:t>第三是积极行动。</w:t>
      </w:r>
    </w:p>
    <w:p w14:paraId="4FDFB723" w14:textId="77777777" w:rsidR="001B7007" w:rsidRDefault="00231664">
      <w:pPr>
        <w:tabs>
          <w:tab w:val="left" w:pos="3780"/>
        </w:tabs>
        <w:spacing w:line="288" w:lineRule="auto"/>
        <w:ind w:firstLine="420"/>
      </w:pPr>
      <w:r>
        <w:rPr>
          <w:rFonts w:hint="eastAsia"/>
        </w:rPr>
        <w:t>其中一和二可以被视为从属于对慎辨性思维的教育，而三则来源于积极心理学。这并不意味着我们会直接借用这两个领域的教学内容，而是试图将其引入关怀行为的教学中。下面我们试图就关怀的定义和外延给出解释。</w:t>
      </w:r>
    </w:p>
    <w:p w14:paraId="5481A28A" w14:textId="77777777" w:rsidR="001B7007" w:rsidRDefault="00231664">
      <w:pPr>
        <w:tabs>
          <w:tab w:val="left" w:pos="2431"/>
        </w:tabs>
        <w:spacing w:line="288" w:lineRule="auto"/>
        <w:ind w:firstLine="420"/>
      </w:pPr>
      <w:r>
        <w:rPr>
          <w:rFonts w:hint="eastAsia"/>
        </w:rPr>
        <w:tab/>
      </w:r>
    </w:p>
    <w:p w14:paraId="0C456665" w14:textId="77777777" w:rsidR="001B7007" w:rsidRDefault="00231664">
      <w:pPr>
        <w:pStyle w:val="2"/>
        <w:spacing w:line="288" w:lineRule="auto"/>
      </w:pPr>
      <w:bookmarkStart w:id="8" w:name="_Toc12420"/>
      <w:r>
        <w:rPr>
          <w:rFonts w:hint="eastAsia"/>
        </w:rPr>
        <w:t>2</w:t>
      </w:r>
      <w:r>
        <w:rPr>
          <w:rFonts w:hint="eastAsia"/>
        </w:rPr>
        <w:t>、关怀——以概念为中介的关系</w:t>
      </w:r>
      <w:bookmarkEnd w:id="8"/>
    </w:p>
    <w:p w14:paraId="5D75F77F" w14:textId="0C490B37" w:rsidR="001B7007" w:rsidRDefault="00231664">
      <w:pPr>
        <w:tabs>
          <w:tab w:val="left" w:pos="3780"/>
        </w:tabs>
        <w:spacing w:line="288" w:lineRule="auto"/>
        <w:ind w:firstLine="420"/>
      </w:pPr>
      <w:r>
        <w:rPr>
          <w:rFonts w:hint="eastAsia"/>
        </w:rPr>
        <w:t>如果读者对内尔·诺丁斯（</w:t>
      </w:r>
      <w:r>
        <w:rPr>
          <w:rFonts w:hint="eastAsia"/>
        </w:rPr>
        <w:t>Nel Noddings</w:t>
      </w:r>
      <w:r>
        <w:rPr>
          <w:rFonts w:hint="eastAsia"/>
        </w:rPr>
        <w:t>）的关怀伦理学</w:t>
      </w:r>
      <w:ins w:id="9" w:author="fanfan2011cn2000@outlook.com" w:date="2020-07-05T18:21:00Z">
        <w:r w:rsidR="00CC53EA">
          <w:rPr>
            <w:rFonts w:hint="eastAsia"/>
          </w:rPr>
          <w:t>和</w:t>
        </w:r>
      </w:ins>
      <w:del w:id="10" w:author="fanfan2011cn2000@outlook.com" w:date="2020-07-05T18:21:00Z">
        <w:r w:rsidDel="00CC53EA">
          <w:rPr>
            <w:rFonts w:hint="eastAsia"/>
          </w:rPr>
          <w:delText>以及</w:delText>
        </w:r>
      </w:del>
      <w:r>
        <w:rPr>
          <w:rFonts w:hint="eastAsia"/>
        </w:rPr>
        <w:t>道德教育学说比较了解的话，她或许会发现，我们对于关怀的理解与最终所诉诸的落脚点同诺丁斯有</w:t>
      </w:r>
      <w:del w:id="11" w:author="fanfan2011cn2000@outlook.com" w:date="2020-07-05T18:21:00Z">
        <w:r w:rsidDel="00F67BC0">
          <w:rPr>
            <w:rFonts w:hint="eastAsia"/>
          </w:rPr>
          <w:delText>着</w:delText>
        </w:r>
      </w:del>
      <w:r>
        <w:rPr>
          <w:rFonts w:hint="eastAsia"/>
        </w:rPr>
        <w:t>很多共同点。虽然在</w:t>
      </w:r>
      <w:r>
        <w:rPr>
          <w:rFonts w:hint="eastAsia"/>
        </w:rPr>
        <w:lastRenderedPageBreak/>
        <w:t>就如何展开关怀教育的问题上我们同诺丁思所强调的关怀概念的外延是类似的，但是我们还是希望在关怀的内涵问题上有一些自己的</w:t>
      </w:r>
      <w:ins w:id="12" w:author="fanfan2011cn2000@outlook.com" w:date="2020-07-05T18:21:00Z">
        <w:r w:rsidR="00EA4E80">
          <w:rPr>
            <w:rFonts w:hint="eastAsia"/>
          </w:rPr>
          <w:t>解释</w:t>
        </w:r>
      </w:ins>
      <w:del w:id="13" w:author="fanfan2011cn2000@outlook.com" w:date="2020-07-05T18:21:00Z">
        <w:r w:rsidDel="00EA4E80">
          <w:rPr>
            <w:rFonts w:hint="eastAsia"/>
          </w:rPr>
          <w:delText>说明</w:delText>
        </w:r>
      </w:del>
      <w:r>
        <w:rPr>
          <w:rFonts w:hint="eastAsia"/>
        </w:rPr>
        <w:t>。这一点将有益于对于关怀外延的说明，以及对关怀概念的拓展——我们将在论述关怀教育的广义目的的时候对此加以</w:t>
      </w:r>
      <w:ins w:id="14" w:author="fanfan2011cn2000@outlook.com" w:date="2020-07-05T18:21:00Z">
        <w:r w:rsidR="005F3889">
          <w:rPr>
            <w:rFonts w:hint="eastAsia"/>
          </w:rPr>
          <w:t>阐述</w:t>
        </w:r>
      </w:ins>
      <w:del w:id="15" w:author="fanfan2011cn2000@outlook.com" w:date="2020-07-05T18:21:00Z">
        <w:r w:rsidDel="005F3889">
          <w:rPr>
            <w:rFonts w:hint="eastAsia"/>
          </w:rPr>
          <w:delText>说明</w:delText>
        </w:r>
      </w:del>
      <w:r>
        <w:rPr>
          <w:rFonts w:hint="eastAsia"/>
        </w:rPr>
        <w:t>——见第</w:t>
      </w:r>
      <w:r>
        <w:rPr>
          <w:rFonts w:hint="eastAsia"/>
        </w:rPr>
        <w:t>4</w:t>
      </w:r>
      <w:r>
        <w:rPr>
          <w:rFonts w:hint="eastAsia"/>
        </w:rPr>
        <w:t>部分。</w:t>
      </w:r>
    </w:p>
    <w:p w14:paraId="11A4B5EE" w14:textId="1BFFBB2B" w:rsidR="001B7007" w:rsidRDefault="00231664">
      <w:pPr>
        <w:tabs>
          <w:tab w:val="left" w:pos="3780"/>
        </w:tabs>
        <w:spacing w:line="288" w:lineRule="auto"/>
        <w:ind w:firstLine="420"/>
      </w:pPr>
      <w:r>
        <w:rPr>
          <w:rFonts w:hint="eastAsia"/>
        </w:rPr>
        <w:t>早期诺丁斯认为存在两种关怀观，它们分别是以“照料（</w:t>
      </w:r>
      <w:r>
        <w:rPr>
          <w:rFonts w:hint="eastAsia"/>
        </w:rPr>
        <w:t>care for</w:t>
      </w:r>
      <w:r>
        <w:rPr>
          <w:rFonts w:hint="eastAsia"/>
        </w:rPr>
        <w:t>）”为基础</w:t>
      </w:r>
      <w:del w:id="16" w:author="fanfan2011cn2000@outlook.com" w:date="2020-07-05T18:22:00Z">
        <w:r w:rsidDel="004334FA">
          <w:rPr>
            <w:rFonts w:hint="eastAsia"/>
          </w:rPr>
          <w:delText>的关怀观，</w:delText>
        </w:r>
      </w:del>
      <w:r>
        <w:rPr>
          <w:rFonts w:hint="eastAsia"/>
        </w:rPr>
        <w:t>和以“关心（</w:t>
      </w:r>
      <w:r>
        <w:rPr>
          <w:rFonts w:hint="eastAsia"/>
        </w:rPr>
        <w:t>care about</w:t>
      </w:r>
      <w:r>
        <w:rPr>
          <w:rFonts w:hint="eastAsia"/>
        </w:rPr>
        <w:t>）”为基础的关怀观。</w:t>
      </w:r>
      <w:r>
        <w:rPr>
          <w:rStyle w:val="a5"/>
          <w:rFonts w:hint="eastAsia"/>
        </w:rPr>
        <w:footnoteReference w:id="6"/>
      </w:r>
      <w:r>
        <w:rPr>
          <w:rFonts w:hint="eastAsia"/>
        </w:rPr>
        <w:t>照料是一种相对而言更加真切的关怀，例如我们的父母和我们的伴侣对我们的关怀严格来说都算是照料，它在很多时候都依附于人与人之间的自然关系，但是这种关系并非总是有着先天基础的——例如血缘</w:t>
      </w:r>
      <w:ins w:id="17" w:author="fanfan2011cn2000@outlook.com" w:date="2020-07-05T18:22:00Z">
        <w:r w:rsidR="00686920">
          <w:rPr>
            <w:rFonts w:hint="eastAsia"/>
          </w:rPr>
          <w:t>。</w:t>
        </w:r>
      </w:ins>
      <w:del w:id="18" w:author="fanfan2011cn2000@outlook.com" w:date="2020-07-05T18:22:00Z">
        <w:r w:rsidDel="00686920">
          <w:rPr>
            <w:rFonts w:hint="eastAsia"/>
          </w:rPr>
          <w:delText>，</w:delText>
        </w:r>
      </w:del>
      <w:r>
        <w:rPr>
          <w:rFonts w:hint="eastAsia"/>
        </w:rPr>
        <w:t>它应该也可以</w:t>
      </w:r>
      <w:ins w:id="19" w:author="fanfan2011cn2000@outlook.com" w:date="2020-07-05T18:22:00Z">
        <w:r w:rsidR="00113C4A">
          <w:rPr>
            <w:rFonts w:hint="eastAsia"/>
          </w:rPr>
          <w:t>建立在</w:t>
        </w:r>
      </w:ins>
      <w:del w:id="20" w:author="fanfan2011cn2000@outlook.com" w:date="2020-07-05T18:22:00Z">
        <w:r w:rsidDel="00113C4A">
          <w:rPr>
            <w:rFonts w:hint="eastAsia"/>
          </w:rPr>
          <w:delText>依据于</w:delText>
        </w:r>
      </w:del>
      <w:r>
        <w:rPr>
          <w:rFonts w:hint="eastAsia"/>
        </w:rPr>
        <w:t>一些后天的关系之上——例如战友，同学等关系。如果两个人的关系可以用“照料”来解释的话，则这两个人的相互关怀的关系就达到了诺丁斯的所诉求的状态。相对而言，“关心”所依附的关系就往往要比“照料”单调或脆弱</w:t>
      </w:r>
      <w:ins w:id="21" w:author="fanfan2011cn2000@outlook.com" w:date="2020-07-05T18:23:00Z">
        <w:r w:rsidR="00945291">
          <w:rPr>
            <w:rFonts w:hint="eastAsia"/>
          </w:rPr>
          <w:t>得</w:t>
        </w:r>
      </w:ins>
      <w:del w:id="22" w:author="fanfan2011cn2000@outlook.com" w:date="2020-07-05T18:23:00Z">
        <w:r w:rsidDel="00945291">
          <w:rPr>
            <w:rFonts w:hint="eastAsia"/>
          </w:rPr>
          <w:delText>的</w:delText>
        </w:r>
      </w:del>
      <w:r>
        <w:rPr>
          <w:rFonts w:hint="eastAsia"/>
        </w:rPr>
        <w:t>多，例如一些政客的虚伪的“关心”，或仅仅是出于某种雇佣性或服务性责任的关心。这些关心总是让人感到“隔了一层”，无法让人产生足够的信任。然而我们也并非总是在任何情况下都对关心有着过高的期待。</w:t>
      </w:r>
    </w:p>
    <w:p w14:paraId="76E4296C" w14:textId="77777777" w:rsidR="001B7007" w:rsidRDefault="00231664">
      <w:pPr>
        <w:tabs>
          <w:tab w:val="left" w:pos="3780"/>
        </w:tabs>
        <w:spacing w:line="288" w:lineRule="auto"/>
        <w:ind w:firstLine="420"/>
      </w:pPr>
      <w:r>
        <w:rPr>
          <w:rFonts w:hint="eastAsia"/>
        </w:rPr>
        <w:t>我可以用自己的一个亲身经历的例子来常识性地分析一下这两个概念。在多年前一次去泰国旅游的时候，我喜欢冒险的妻子安排了一次名为“丛林探险”的活动，探险者们在教练的带领下，在不同的高树之间的简易索道上滑行穿梭。那是一场刺激的旅行，只可惜略微有点恐高的我没法完全享用这份刺激，在一个“紧急速降”的项目面前，我感到自己</w:t>
      </w:r>
      <w:del w:id="23" w:author="fanfan2011cn2000@outlook.com" w:date="2020-07-05T18:24:00Z">
        <w:r w:rsidDel="00CF33A1">
          <w:rPr>
            <w:rFonts w:hint="eastAsia"/>
          </w:rPr>
          <w:delText>的</w:delText>
        </w:r>
      </w:del>
      <w:r>
        <w:rPr>
          <w:rFonts w:hint="eastAsia"/>
        </w:rPr>
        <w:t>恐怕无法承受这个速度。我向教练表达能否帮我缓缓下降，教练是一个年轻的小伙子，他刚开始对我的要求有一点惊讶，或许在他看来这是最好玩的环节之一，但在确认我是认真的之后，他很慎重地帮助我缓速落地了，并且在后面的行程中也对我多加关照。在这个具体的情景中，他给予我的是“照料”还是“关怀”呢？根据诺丁斯的描述，显然我们之间的关系还算不上是“照料”，因为我们只是萍水相逢。此外，在先前的活动预训中，领队也的确提醒参与活动的客人有权根据自己的需求提出要求。表面上看来，我们之间的关系顶多只能达到“关心”的层面。但我依然认为这种关心已经可以帮助到我，并让我感受到关怀是一种有益而且积极的作为。</w:t>
      </w:r>
    </w:p>
    <w:p w14:paraId="2A161CC1" w14:textId="24768D5B" w:rsidR="001B7007" w:rsidRDefault="00231664">
      <w:pPr>
        <w:tabs>
          <w:tab w:val="left" w:pos="3780"/>
        </w:tabs>
        <w:spacing w:line="288" w:lineRule="auto"/>
        <w:ind w:firstLine="420"/>
      </w:pPr>
      <w:r>
        <w:rPr>
          <w:rFonts w:hint="eastAsia"/>
        </w:rPr>
        <w:t>诺丁斯认为“关心”和“照料”从理论上来看是相互对立的，一个比较极端的例子是狄更斯小说《荒凉山庄》中的杰利比太太，她热心地去“关心”遥不可及的陌生人，却对自己身边的人几乎不闻不问。</w:t>
      </w:r>
      <w:r>
        <w:rPr>
          <w:rStyle w:val="a5"/>
          <w:rFonts w:hint="eastAsia"/>
        </w:rPr>
        <w:footnoteReference w:id="7"/>
      </w:r>
      <w:r>
        <w:rPr>
          <w:rFonts w:hint="eastAsia"/>
        </w:rPr>
        <w:t>由此，“照料”应该比“关心”更加优先，而且“关心”是否最终带来“照料”应该是该关怀关系是否良性运行的标准。似乎我的探险之旅可以为“关心”和“照料”的平衡——或者说为关怀的良性运行提供证据。但正如我在上文中所说的，我预设人们或许在某些“关心”型关系的情景中并没有对它期待过高——确切的说是并没预期</w:t>
      </w:r>
      <w:del w:id="24" w:author="fanfan2011cn2000@outlook.com" w:date="2020-07-05T18:26:00Z">
        <w:r w:rsidDel="00F25F5D">
          <w:rPr>
            <w:rFonts w:hint="eastAsia"/>
          </w:rPr>
          <w:delText>待</w:delText>
        </w:r>
      </w:del>
      <w:r>
        <w:rPr>
          <w:rFonts w:hint="eastAsia"/>
        </w:rPr>
        <w:t>它会带来所谓的“照料”。当然，诺丁斯可能会认为实际上我们已经建立了某种“照料”关系，因为我的教练已经可以近距离体会我的不安，并为我带来保护</w:t>
      </w:r>
      <w:del w:id="25" w:author="fanfan2011cn2000@outlook.com" w:date="2020-07-05T18:26:00Z">
        <w:r w:rsidDel="005726DD">
          <w:rPr>
            <w:rFonts w:hint="eastAsia"/>
          </w:rPr>
          <w:delText>，这应该是一个成功的例子</w:delText>
        </w:r>
      </w:del>
      <w:r>
        <w:rPr>
          <w:rFonts w:hint="eastAsia"/>
        </w:rPr>
        <w:t>。</w:t>
      </w:r>
    </w:p>
    <w:p w14:paraId="2D59F028" w14:textId="2B471DF4" w:rsidR="001B7007" w:rsidRDefault="00231664">
      <w:pPr>
        <w:tabs>
          <w:tab w:val="left" w:pos="3780"/>
        </w:tabs>
        <w:spacing w:line="288" w:lineRule="auto"/>
        <w:ind w:firstLine="420"/>
      </w:pPr>
      <w:r>
        <w:rPr>
          <w:rFonts w:hint="eastAsia"/>
        </w:rPr>
        <w:t>我们认为“照料”是一种相对而言更加全方位的关系，在这个关系中照料者将被照料者视作一个完全的个体来对待——而不仅仅是一种隶属某个概念之下的</w:t>
      </w:r>
      <w:del w:id="26" w:author="fanfan2011cn2000@outlook.com" w:date="2020-07-05T18:26:00Z">
        <w:r w:rsidDel="00E506E8">
          <w:rPr>
            <w:rFonts w:hint="eastAsia"/>
          </w:rPr>
          <w:delText>某个</w:delText>
        </w:r>
      </w:del>
      <w:r>
        <w:rPr>
          <w:rFonts w:hint="eastAsia"/>
        </w:rPr>
        <w:t>社会角色，这是</w:t>
      </w:r>
      <w:ins w:id="27" w:author="fanfan2011cn2000@outlook.com" w:date="2020-07-05T18:27:00Z">
        <w:r w:rsidR="00CB76DA">
          <w:rPr>
            <w:rFonts w:hint="eastAsia"/>
          </w:rPr>
          <w:t>不可能</w:t>
        </w:r>
      </w:ins>
      <w:del w:id="28" w:author="fanfan2011cn2000@outlook.com" w:date="2020-07-05T18:27:00Z">
        <w:r w:rsidDel="00CB76DA">
          <w:rPr>
            <w:rFonts w:hint="eastAsia"/>
          </w:rPr>
          <w:lastRenderedPageBreak/>
          <w:delText>不太容易</w:delText>
        </w:r>
      </w:del>
      <w:ins w:id="29" w:author="fanfan2011cn2000@outlook.com" w:date="2020-07-05T18:27:00Z">
        <w:r w:rsidR="009C21B9">
          <w:rPr>
            <w:rFonts w:hint="eastAsia"/>
          </w:rPr>
          <w:t>在一个人得全部社会关系中全部实现</w:t>
        </w:r>
      </w:ins>
      <w:r>
        <w:rPr>
          <w:rFonts w:hint="eastAsia"/>
        </w:rPr>
        <w:t>的。有两种情况会比较容易让一个人对他人产生完全的“照料”，第一种情况是他很少或从未进入某种单线条的、概念化的社会角色关系，而他在此前的生活中一直处于健全的“照料”关系之中。如</w:t>
      </w:r>
      <w:hyperlink r:id="rId8" w:tooltip="安托万·德圣埃克絮佩里" w:history="1">
        <w:r>
          <w:rPr>
            <w:rFonts w:hint="eastAsia"/>
          </w:rPr>
          <w:t>安托万·德·圣埃克絮佩里</w:t>
        </w:r>
      </w:hyperlink>
      <w:r>
        <w:rPr>
          <w:rFonts w:hint="eastAsia"/>
        </w:rPr>
        <w:t>笔下的小王子一般，小王子之前对小玫瑰的“照料”是单纯的，没有任何“关心”的成分——一种无所求的单纯付出，正如人对自己的照顾一样。所以当他离开自己的星球，去到其他星球的时候所面对的都是与“关心”在一个层次的</w:t>
      </w:r>
      <w:ins w:id="30" w:author="fanfan2011cn2000@outlook.com" w:date="2020-07-05T18:28:00Z">
        <w:r w:rsidR="0022116C">
          <w:rPr>
            <w:rFonts w:hint="eastAsia"/>
          </w:rPr>
          <w:t>——</w:t>
        </w:r>
      </w:ins>
      <w:del w:id="31" w:author="fanfan2011cn2000@outlook.com" w:date="2020-07-05T18:28:00Z">
        <w:r w:rsidDel="0097597F">
          <w:rPr>
            <w:rFonts w:hint="eastAsia"/>
          </w:rPr>
          <w:delText>、</w:delText>
        </w:r>
      </w:del>
      <w:r>
        <w:rPr>
          <w:rFonts w:hint="eastAsia"/>
        </w:rPr>
        <w:t>或符合规范或不符合规范，或符合美德或不符合美德的</w:t>
      </w:r>
      <w:ins w:id="32" w:author="fanfan2011cn2000@outlook.com" w:date="2020-07-05T18:28:00Z">
        <w:r w:rsidR="0022116C">
          <w:rPr>
            <w:rFonts w:hint="eastAsia"/>
          </w:rPr>
          <w:t>——</w:t>
        </w:r>
      </w:ins>
      <w:r>
        <w:rPr>
          <w:rFonts w:hint="eastAsia"/>
        </w:rPr>
        <w:t>一些单调的社会性关系</w:t>
      </w:r>
      <w:ins w:id="33" w:author="fanfan2011cn2000@outlook.com" w:date="2020-07-05T18:28:00Z">
        <w:r w:rsidR="00C247C9">
          <w:rPr>
            <w:rFonts w:hint="eastAsia"/>
          </w:rPr>
          <w:t>，</w:t>
        </w:r>
      </w:ins>
      <w:del w:id="34" w:author="fanfan2011cn2000@outlook.com" w:date="2020-07-05T18:28:00Z">
        <w:r w:rsidDel="00C247C9">
          <w:rPr>
            <w:rFonts w:hint="eastAsia"/>
          </w:rPr>
          <w:delText>——</w:delText>
        </w:r>
      </w:del>
      <w:r>
        <w:rPr>
          <w:rFonts w:hint="eastAsia"/>
        </w:rPr>
        <w:t>而这些关系对他而言看上去是那么的怪异。另一种情况是，当一个人对另外一个人的境遇产生了足够多面的理解和共情，他才会对他进行比较细致的“照料”，这种关系往往产生在亲子或夫妻关系中。而我和我的教练的关系显然并不属于这两者。</w:t>
      </w:r>
    </w:p>
    <w:p w14:paraId="6E5EF26A" w14:textId="45C59E27" w:rsidR="001B7007" w:rsidRDefault="00231664">
      <w:pPr>
        <w:tabs>
          <w:tab w:val="left" w:pos="3780"/>
        </w:tabs>
        <w:spacing w:line="288" w:lineRule="auto"/>
        <w:ind w:firstLine="420"/>
      </w:pPr>
      <w:r>
        <w:rPr>
          <w:rFonts w:hint="eastAsia"/>
        </w:rPr>
        <w:t>换句话说我不认为我和我的教练之间的关系已经形成了某种完全的“照料”——我们没有过多的交谈！我甚至不能清晰地记得他的模样了！但我仍然对来自他的帮助记忆犹新。我不会否认这种“关心”的积极价值——这种认可不亚于当诺丁斯将它视作“照料”的那种认可。我非常认同诺丁斯将关怀理解为一种“关系”而不是一种“行为规范”或者“美德型规范”的观点。但</w:t>
      </w:r>
      <w:del w:id="35" w:author="fanfan2011cn2000@outlook.com" w:date="2020-07-05T18:30:00Z">
        <w:r w:rsidDel="00E62FBC">
          <w:rPr>
            <w:rFonts w:hint="eastAsia"/>
          </w:rPr>
          <w:delText>我</w:delText>
        </w:r>
      </w:del>
      <w:r>
        <w:rPr>
          <w:rFonts w:hint="eastAsia"/>
        </w:rPr>
        <w:t>与她</w:t>
      </w:r>
      <w:del w:id="36" w:author="fanfan2011cn2000@outlook.com" w:date="2020-07-05T18:30:00Z">
        <w:r w:rsidDel="00E62FBC">
          <w:rPr>
            <w:rFonts w:hint="eastAsia"/>
          </w:rPr>
          <w:delText>或许</w:delText>
        </w:r>
      </w:del>
      <w:r>
        <w:rPr>
          <w:rFonts w:hint="eastAsia"/>
        </w:rPr>
        <w:t>不同的地方在于，我认为人与人之间建立关系有的时候并不需要过于复杂的关联性——事实上很多人与人之间的关联性很高却始终也没有产生“照料”关系。我想，我和我的教练的关系的建立，立足于这样一个简单的心理框架——我们彼此认识到我们两人处于对“急速下降”项目的不同的恐惧程度上，或许我们彼此不能清楚地意识到这个程度的具体差别，但是愿意为彼此提供更加宽松的被认知的范围。我清楚地记得他并非对我的感受产生了足够多的共情，而只是基于简单的操作经验来为我提供了保护性的服务——而这已经很好的满足了我的需求。</w:t>
      </w:r>
    </w:p>
    <w:p w14:paraId="4B86BC13" w14:textId="77777777" w:rsidR="001B7007" w:rsidRDefault="00231664">
      <w:pPr>
        <w:tabs>
          <w:tab w:val="left" w:pos="3780"/>
        </w:tabs>
        <w:spacing w:line="288" w:lineRule="auto"/>
        <w:ind w:firstLine="420"/>
      </w:pPr>
      <w:r>
        <w:rPr>
          <w:rFonts w:hint="eastAsia"/>
        </w:rPr>
        <w:t>或许还有另外一种对于“关心”和“照料”的理解。“照料”只是“关心”的一种特殊情况，但它并没有同关心有着质性的区别，我们甚至可以将“照料”理解为多种“关心”关系的复加。如果有人认为“关怀”除了是一种关系之外，还应该是一种“实践”。那么显然“关心”并非没有实践——换句话说并非只有“照顾”才有确切的实践。任何意义上的“关心”只要它还算是某种关怀，那就不能只是嘴上说说——当然我们有</w:t>
      </w:r>
      <w:del w:id="37" w:author="fanfan2011cn2000@outlook.com" w:date="2020-07-05T18:30:00Z">
        <w:r w:rsidDel="00226BB2">
          <w:rPr>
            <w:rFonts w:hint="eastAsia"/>
          </w:rPr>
          <w:delText>的</w:delText>
        </w:r>
      </w:del>
      <w:r>
        <w:rPr>
          <w:rFonts w:hint="eastAsia"/>
        </w:rPr>
        <w:t>时候是通过言语来行动的。它必须有利于加固关怀者与被关怀者之间的互信关系，而这种互信也必须是可以被两者通过彼此的实践与（言语）行动认定的。</w:t>
      </w:r>
    </w:p>
    <w:p w14:paraId="0AEA1094" w14:textId="77777777" w:rsidR="001B7007" w:rsidRDefault="00231664">
      <w:pPr>
        <w:tabs>
          <w:tab w:val="left" w:pos="3780"/>
        </w:tabs>
        <w:spacing w:line="288" w:lineRule="auto"/>
        <w:ind w:firstLine="420"/>
      </w:pPr>
      <w:r>
        <w:rPr>
          <w:rFonts w:hint="eastAsia"/>
        </w:rPr>
        <w:t>但是，反过来，如果有人将“关心”理解为依据某种简单概念而构建的、依附于某种简单社会规范的简单关系，这就又不符合我们的预期了。事实上没有任何现实的、人与人间的关系可以用简单的规范性来描述，如果它被这么描述，那它就不应该是我们所运行的、可以用“关怀”来界定的“关心”了。正如我的教练如果仅仅只是出于他的职业规范而对我采取某种“冷漠的帮助”——显然这个是可以被我感知到的——那我也不会将他对我的帮助理解为“关心”，而只是认为“哦，他做了他的工作。”在这种条件下，我的教练所应用的那个来帮助我们建立所谓的“关怀关系”的中介是我们在上一节中所提到的第三人称的同理心。</w:t>
      </w:r>
    </w:p>
    <w:p w14:paraId="508AB1EA" w14:textId="181FE747" w:rsidR="001B7007" w:rsidRDefault="00231664">
      <w:pPr>
        <w:tabs>
          <w:tab w:val="left" w:pos="3780"/>
        </w:tabs>
        <w:spacing w:line="288" w:lineRule="auto"/>
        <w:ind w:firstLine="420"/>
      </w:pPr>
      <w:r>
        <w:rPr>
          <w:rFonts w:hint="eastAsia"/>
        </w:rPr>
        <w:t>我们所期许的那种关心应该建立在第二人称的同理心的基础之上，换句话说我和我的教</w:t>
      </w:r>
      <w:r>
        <w:rPr>
          <w:rFonts w:hint="eastAsia"/>
        </w:rPr>
        <w:lastRenderedPageBreak/>
        <w:t>练之间存在着某种有限的共识，借助</w:t>
      </w:r>
      <w:r w:rsidR="001A7989">
        <w:rPr>
          <w:rFonts w:hint="eastAsia"/>
        </w:rPr>
        <w:t>哲学家</w:t>
      </w:r>
      <w:r>
        <w:rPr>
          <w:rFonts w:hint="eastAsia"/>
        </w:rPr>
        <w:t>斯蒂芬·达尔沃的分析框架来说</w:t>
      </w:r>
      <w:r>
        <w:rPr>
          <w:rStyle w:val="a5"/>
          <w:rFonts w:hint="eastAsia"/>
        </w:rPr>
        <w:footnoteReference w:id="8"/>
      </w:r>
      <w:r>
        <w:rPr>
          <w:rFonts w:hint="eastAsia"/>
        </w:rPr>
        <w:t>，这种共识可以用“要求”，“理由”和“责任”等几个概念来刻画。首先，这里的“责任”并非由自然法（例如上帝颁布的某种天然义务）或者某种古典意义上的人为契约规定（例如我和我的教练依据事先签好的协约行事）。这里的“责任”将依赖于我们对于彼此的需求和对要求的回应的共识。但显然我们的事先约定或合同关系并非全无意义，它至少是我借以向教练提出需求的起点——虽然我们不是在任何情况下都以这样的关系为起点，但是这是现代社会的主流起点，换句话说，教练会大概地认为他“有责任”听取我的请求。但是这不意味着，教练就此就立马产生了对我的“关心”，他会自然地考察我提出这个需求的“理由”，并试图对我进行理解。这是至关重要的一步，他必须有能力理解我的“理由”，才能真正对我产生关怀意义上的“责任”——关心。这个理解过程，用一句中国人的老话，其实就是“将心比心”的过程，但正如我在上文中所阐述的，我并不认为教练对我产生了多么大的同情，事实上从一个爱好冒险的“丛林小伙子”——这是我对这些教练的观感——的角度来看，我应该是一个非常“弱”、“胆小”的家伙。从这个角度他有足够的理由不对我产生同情。但是他并没有这么做，尽管他无法完全理解我，但是他也必然曾经见过一些我这样的旅客，这让他理解到，这个世界上存在着这样的一种可能存在的感知，而他必须预设尝试去以一种配合的方式去对待这样的旅客，然后他自然也会得到相应的回馈，如果这种回馈是正面的，他就会坚持这样做下去。正是这个假设检验的过程的强化，使得他将他的“关心”强化到了“责任”概念中去。</w:t>
      </w:r>
    </w:p>
    <w:p w14:paraId="73D84807" w14:textId="6FC43145" w:rsidR="001B7007" w:rsidRDefault="00231664">
      <w:pPr>
        <w:tabs>
          <w:tab w:val="left" w:pos="3780"/>
        </w:tabs>
        <w:spacing w:line="288" w:lineRule="auto"/>
        <w:ind w:firstLine="420"/>
      </w:pPr>
      <w:r>
        <w:rPr>
          <w:rFonts w:hint="eastAsia"/>
        </w:rPr>
        <w:t>事实上，在很多情况下我们所做的所谓的“关心”行为都并没有形成反馈回路，例如在路边偶遇乞丐时施舍的钱财或者在一时兴起的时候为募捐网站捐赠的钱财都形成了何种效应都没有被反馈给我们。如果我们仔细去考察这背后的原因，我们会发现简单的自然同情或许无法帮人们形成足够的反馈。</w:t>
      </w:r>
      <w:ins w:id="38" w:author="fanfan2011cn2000@outlook.com" w:date="2020-07-05T18:33:00Z">
        <w:r w:rsidR="003B3642">
          <w:rPr>
            <w:rFonts w:hint="eastAsia"/>
          </w:rPr>
          <w:t>学者</w:t>
        </w:r>
      </w:ins>
      <w:r>
        <w:rPr>
          <w:rFonts w:hint="eastAsia"/>
        </w:rPr>
        <w:t>Karlan</w:t>
      </w:r>
      <w:r>
        <w:rPr>
          <w:rFonts w:hint="eastAsia"/>
        </w:rPr>
        <w:t>和</w:t>
      </w:r>
      <w:r>
        <w:rPr>
          <w:rFonts w:hint="eastAsia"/>
        </w:rPr>
        <w:t>Wood</w:t>
      </w:r>
      <w:r>
        <w:rPr>
          <w:rFonts w:hint="eastAsia"/>
        </w:rPr>
        <w:t>曾经为他们所效劳的“解放饥饿（</w:t>
      </w:r>
      <w:r>
        <w:rPr>
          <w:rFonts w:hint="eastAsia"/>
        </w:rPr>
        <w:t xml:space="preserve">Freedom from Hunger </w:t>
      </w:r>
      <w:r>
        <w:rPr>
          <w:rFonts w:hint="eastAsia"/>
        </w:rPr>
        <w:t>）”</w:t>
      </w:r>
      <w:r>
        <w:rPr>
          <w:rFonts w:hint="eastAsia"/>
        </w:rPr>
        <w:t xml:space="preserve"> </w:t>
      </w:r>
      <w:r>
        <w:rPr>
          <w:rFonts w:hint="eastAsia"/>
        </w:rPr>
        <w:t>项目做过一个调查</w:t>
      </w:r>
      <w:r>
        <w:rPr>
          <w:rStyle w:val="a5"/>
          <w:rFonts w:hint="eastAsia"/>
        </w:rPr>
        <w:footnoteReference w:id="9"/>
      </w:r>
      <w:r>
        <w:rPr>
          <w:rFonts w:hint="eastAsia"/>
        </w:rPr>
        <w:t>，他们会向不同的捐款人寄送不同的信件，第一类信件中的内容比较详细地介绍了该项目可以如何帮助某个个体脱离困境；而第二类信件则科学地描述了为什么该项目可以很好的帮助别人。结果发现前者更容易激活小额捐献人的反馈，这证明小额捐献人更容易受到具体情境对他的感性情绪的牵引。而收到另外一封信的捐款人中更容易出现大额捐款人。可见大额捐款人对于他们的“关心”是否能获得真实的成效更加关注。一个相对确切可查的反馈回路是至关重要的，它将决定一个“关心”（或关怀）关系的有效与否，任何建立在没有有效的反馈回路之上的关心或关怀都是必须警惕的。</w:t>
      </w:r>
    </w:p>
    <w:p w14:paraId="4B503592" w14:textId="77777777" w:rsidR="001B7007" w:rsidRDefault="00231664">
      <w:pPr>
        <w:tabs>
          <w:tab w:val="left" w:pos="3780"/>
        </w:tabs>
        <w:spacing w:line="288" w:lineRule="auto"/>
        <w:ind w:firstLine="420"/>
      </w:pPr>
      <w:r>
        <w:rPr>
          <w:rFonts w:hint="eastAsia"/>
        </w:rPr>
        <w:t>而只有当我们明确了这个关怀的必要条件，才可以进一步给出以下这个关于关怀的特征：关怀关系不能带来不偏不倚的义务。在关怀关系中我们无法期望关怀者对所有人都等量齐观。因为关怀关系受到关系双方的限制，有效的反馈需要两者的相互认同。我们当然可以对居于远方国家的濒临灭绝的动物进行救助，但前提是你真正可以和这些动物形成有效的联系。如果一个人抛开自己身边更容易建立的关怀关系不顾转而去“关心”远方的对象，这是</w:t>
      </w:r>
      <w:r>
        <w:rPr>
          <w:rFonts w:hint="eastAsia"/>
        </w:rPr>
        <w:lastRenderedPageBreak/>
        <w:t>很奇怪的。这不是某种类似“人类中心主义”的宣言，因为人类中心主义无条件地认为人类永远优先的原则。这只是一个比较实用主义的理论，这里所说的实用主义指的是只有关系双方可以有效地形成关系联结的时候人们才会对他的对象产生关怀。显然，对于某些人来说去真正地关心一个远方国家的野生动物非多么困难的事情。泰国清迈附近的大象自然保护公园（</w:t>
      </w:r>
      <w:r>
        <w:rPr>
          <w:rFonts w:hint="eastAsia"/>
        </w:rPr>
        <w:t>Elephant Nature Park</w:t>
      </w:r>
      <w:r>
        <w:rPr>
          <w:rFonts w:hint="eastAsia"/>
        </w:rPr>
        <w:t>）每年都会接纳来自世界各地的志愿者到那里去参与大象日常护理与保护工作。此外，也并不是所有的人都能够在具备相应的条件时都能做到去开拓自己的关怀关系，他至少需要两个特征：</w:t>
      </w:r>
    </w:p>
    <w:p w14:paraId="5F23F3C9" w14:textId="77777777" w:rsidR="001B7007" w:rsidRDefault="00231664">
      <w:pPr>
        <w:tabs>
          <w:tab w:val="left" w:pos="3780"/>
        </w:tabs>
        <w:spacing w:line="288" w:lineRule="auto"/>
        <w:ind w:firstLine="420"/>
      </w:pPr>
      <w:r>
        <w:rPr>
          <w:rFonts w:hint="eastAsia"/>
        </w:rPr>
        <w:t xml:space="preserve">1 </w:t>
      </w:r>
      <w:r>
        <w:rPr>
          <w:rFonts w:hint="eastAsia"/>
        </w:rPr>
        <w:t>渴望建立良性关系的善良意愿。我们会在</w:t>
      </w:r>
      <w:r>
        <w:rPr>
          <w:rFonts w:hint="eastAsia"/>
        </w:rPr>
        <w:t>5.3</w:t>
      </w:r>
      <w:r>
        <w:rPr>
          <w:rFonts w:hint="eastAsia"/>
        </w:rPr>
        <w:t>涉及这个问题。</w:t>
      </w:r>
    </w:p>
    <w:p w14:paraId="014C4662" w14:textId="77777777" w:rsidR="001B7007" w:rsidRDefault="00231664">
      <w:pPr>
        <w:tabs>
          <w:tab w:val="left" w:pos="3780"/>
        </w:tabs>
        <w:spacing w:line="288" w:lineRule="auto"/>
        <w:ind w:firstLine="420"/>
      </w:pPr>
      <w:r>
        <w:rPr>
          <w:rFonts w:hint="eastAsia"/>
        </w:rPr>
        <w:t xml:space="preserve">2 </w:t>
      </w:r>
      <w:r>
        <w:rPr>
          <w:rFonts w:hint="eastAsia"/>
        </w:rPr>
        <w:t>具备更好的自由转变他们的观念的能力。我们会在下一节谈到这一点。</w:t>
      </w:r>
    </w:p>
    <w:p w14:paraId="6634C157" w14:textId="77777777" w:rsidR="001B7007" w:rsidRDefault="00231664">
      <w:pPr>
        <w:pStyle w:val="2"/>
        <w:spacing w:line="288" w:lineRule="auto"/>
      </w:pPr>
      <w:bookmarkStart w:id="39" w:name="_Toc911"/>
      <w:r>
        <w:t>3</w:t>
      </w:r>
      <w:r>
        <w:rPr>
          <w:rFonts w:hint="eastAsia"/>
        </w:rPr>
        <w:t>、</w:t>
      </w:r>
      <w:r>
        <w:t xml:space="preserve"> </w:t>
      </w:r>
      <w:r>
        <w:t>自由</w:t>
      </w:r>
      <w:r>
        <w:t>——</w:t>
      </w:r>
      <w:r>
        <w:t>慎辨性与关怀的演化</w:t>
      </w:r>
      <w:bookmarkEnd w:id="39"/>
    </w:p>
    <w:p w14:paraId="10EA191A" w14:textId="77777777" w:rsidR="001B7007" w:rsidRDefault="00231664">
      <w:pPr>
        <w:tabs>
          <w:tab w:val="left" w:pos="3780"/>
        </w:tabs>
        <w:spacing w:line="288" w:lineRule="auto"/>
        <w:ind w:firstLine="420"/>
      </w:pPr>
      <w:r>
        <w:rPr>
          <w:rFonts w:hint="eastAsia"/>
        </w:rPr>
        <w:t>我们所要强的调关怀伦理和一些其他的规范伦理学——如中国的儒家伦理——最大的不同在于，关怀伦理不会固守任何固有的价值秩序，它要求关怀者和被关怀者随着关系的变化随时调整对于关怀的认知。例如在人的一生当中与自己的父母之间的关怀关系会逐渐发生变化，在幼年和少年时代，他主要是一个被关怀者，他所需要做的是学会如何给予父母以正确的反馈。而随着他的年龄的增大，他会逐渐成为一个关怀者，在父母的暮年时段，他就需要出演一个关怀者的角色，而此时父母也面临着角色转变的过程。这不像是强调“父为子纲”的流俗的儒家伦理对关系重心的一惯性的强调。也不像美德伦理强调如社会责任，诚信等个人品质的恒长性。</w:t>
      </w:r>
    </w:p>
    <w:p w14:paraId="7FD1A800" w14:textId="77777777" w:rsidR="001B7007" w:rsidRDefault="00231664">
      <w:pPr>
        <w:tabs>
          <w:tab w:val="left" w:pos="3780"/>
        </w:tabs>
        <w:spacing w:line="288" w:lineRule="auto"/>
        <w:ind w:firstLine="420"/>
      </w:pPr>
      <w:r>
        <w:rPr>
          <w:rFonts w:hint="eastAsia"/>
        </w:rPr>
        <w:t>关怀伦理并不是对这些价值的反对者，它也同意在现时代正常的人类社会情景中应该遵守这些价值。只是在很多情景中这些价值难免有些不合时宜，例如在一个被你有所怀疑是一个骗局的情景中，你是否依然要对对方保持诚信呢？你不会告诉他你的一些重要信息，以保护自己的信息安全，因为此时你们根本就没有建立恰当的关系。此外，学者</w:t>
      </w:r>
      <w:r>
        <w:rPr>
          <w:rFonts w:hint="eastAsia"/>
        </w:rPr>
        <w:t>Pamela Meyer</w:t>
      </w:r>
      <w:r>
        <w:rPr>
          <w:rFonts w:hint="eastAsia"/>
        </w:rPr>
        <w:t>发现越是紧密的关系当中，欺骗的次数反而越多。这并不难想象，在一对热恋的情人之间恐怕绝大多数甜言蜜语都是有水分的。</w:t>
      </w:r>
      <w:r>
        <w:rPr>
          <w:rStyle w:val="a5"/>
          <w:rFonts w:hint="eastAsia"/>
        </w:rPr>
        <w:footnoteReference w:id="10"/>
      </w:r>
      <w:r>
        <w:rPr>
          <w:rFonts w:hint="eastAsia"/>
        </w:rPr>
        <w:t>即便是在夫妻之间，人们也往往会“虚与委蛇”地称赞对方挑的衣服好看，做的饭菜好吃等等。由此可见，人们并非在任何时刻都是某些价值的恪守者。以夫妻间“粉饰太平”的谎言为例，确切地说这是一种“非典型谎言”，因为处于关系中的双方都知道这是一个谎言，并且理解这个谎言的用意。举这样的一个例子，不是因为我们想强调谎言是在这些情形下维持关系的必要条件，而是因为我们希望就此说明人们在很多情形下为了维持关系而选择放弃了某些价值，这是在任何时代和地区都在发生着的事实。</w:t>
      </w:r>
    </w:p>
    <w:p w14:paraId="2926F2A0" w14:textId="77777777" w:rsidR="001B7007" w:rsidRDefault="00231664">
      <w:pPr>
        <w:tabs>
          <w:tab w:val="left" w:pos="3780"/>
        </w:tabs>
        <w:spacing w:line="288" w:lineRule="auto"/>
        <w:ind w:firstLine="420"/>
      </w:pPr>
      <w:r>
        <w:rPr>
          <w:rFonts w:hint="eastAsia"/>
        </w:rPr>
        <w:t>所以问题的核心应该在于如何在增进关系的前提下维持某种价值，异或说将代表着不同价值的关系理顺，而不是一味地坚持某种价值或价值秩序。显然这是一个更加深入的话题，我不认为简单地通过将女性主义伦理学（早期关怀伦理的主要价值来源来自女性主义伦理学）的某些价值加持在关怀伦理之上就可以解决这个问题。所以我们在此无法给出一个充分</w:t>
      </w:r>
      <w:r>
        <w:rPr>
          <w:rFonts w:hint="eastAsia"/>
        </w:rPr>
        <w:lastRenderedPageBreak/>
        <w:t>必要的条件来说明这一点——来说明根据何种普遍性的原则能一劳永逸地处理所有道德情境中的问题。关怀伦理的实践者应该放弃这种古典的道德理想主义的想法，至少在内容上不再追求完美的道德。关怀伦理实践更多的是一个探索性的过程，我们需要提供一个更够给这个过程持续的提供活性的能力，同时提供一个矫正机制。这两者将直接与我们的关怀教育要的培养目标相关。</w:t>
      </w:r>
    </w:p>
    <w:p w14:paraId="5636A9E2" w14:textId="77777777" w:rsidR="001B7007" w:rsidRDefault="00231664">
      <w:pPr>
        <w:tabs>
          <w:tab w:val="left" w:pos="3780"/>
        </w:tabs>
        <w:spacing w:line="288" w:lineRule="auto"/>
        <w:ind w:firstLine="420"/>
      </w:pPr>
      <w:r>
        <w:rPr>
          <w:rFonts w:hint="eastAsia"/>
        </w:rPr>
        <w:t>正如我们已经说过的，关系的变化是一个演化过程。当孩子从家庭进入学校之后，他们首先需要面对的就是关怀关系的演化，他们当中的相当一部分从一个几乎是自我中心的被关怀者成为了一个平等社会中的一员，他们必须学会处理同学之间的关系。而友谊意味着一种全新的关怀关系，这是一种相对平衡、对等的关怀与被关怀的关系。只有一个孩子适应了同时作为一个恰当的关怀者和被关怀者，他才能适应友谊。从家庭进入学校是人一生中关键的一步，这是因为对相当多一部分人来说，只有进入学校他才真正有机会完成自己对关系认知的转换。对于在中国的许多小孩子而言，他们很容易形成一种以家庭自然关系为纽带的自我中心主义，而家长们也很少会有意识地将自己的孩子视作一个伦理客体，而非血亲对象。对于一个伦理客体而言，责任和义务有一定的对等性，孩子作为被关怀者需要学会如何对大人的关怀进行反应，而不是一味地接受。要完成这一点，意味着孩子必须对于构建她和她的父母之间的关系的概念有清楚地认知。显然她无法通过书本认识这一点，而需要通过平时的生活教导来认知这一点。</w:t>
      </w:r>
    </w:p>
    <w:p w14:paraId="0A202111" w14:textId="77777777" w:rsidR="001B7007" w:rsidRDefault="00231664">
      <w:pPr>
        <w:tabs>
          <w:tab w:val="left" w:pos="3780"/>
        </w:tabs>
        <w:spacing w:line="288" w:lineRule="auto"/>
        <w:ind w:firstLine="420"/>
      </w:pPr>
      <w:r>
        <w:rPr>
          <w:rFonts w:hint="eastAsia"/>
        </w:rPr>
        <w:t>我的有一个晚辈曾经有一次因为他的父亲为了不让他玩智能手机而设置屏幕解锁密码而大发脾气，他气愤地质问他的父亲：“是你重要，还是我重要？”。他的潜台词是他比他的父亲更重要，所以他的父亲必须服从他的利益。这一现象的原因显然是家庭溺爱的结果，在这个时候我们需要做的不是粗暴地训斥和惩罚，而是必须告诉他，他的父亲和他一样重要。我作为这个孩子信赖的长辈，成功地对他进行了一次教导。我需要让孩子知道的是，他的自我中心地位不是无限的，甚至在他和他的父亲的关系中也不是无限的。孩子需要知道，在这件事情中他为什么会感到意外，智能手机属于他的父亲，而父亲有权处理这个手机的使用权，只有父亲认为必要的时刻他才能够使用这个手机。在很多育儿的经验当中都类似的条款，即不能无限地满足孩子的需求，必须让他知道并且清楚哪些需求是无理的。而在我们的这个例子中，孩子必须知道，没有限制地使用手机对他自己有可能存在伤害，也会妨碍父亲的正常生活。</w:t>
      </w:r>
    </w:p>
    <w:p w14:paraId="0DA1341D" w14:textId="77777777" w:rsidR="001B7007" w:rsidRDefault="00231664">
      <w:pPr>
        <w:tabs>
          <w:tab w:val="left" w:pos="3780"/>
        </w:tabs>
        <w:spacing w:line="288" w:lineRule="auto"/>
        <w:ind w:firstLine="420"/>
      </w:pPr>
      <w:r>
        <w:rPr>
          <w:rFonts w:hint="eastAsia"/>
        </w:rPr>
        <w:t>需要明白的是，教导的目的不是树立新的规范和禁区，让孩子无条件遵守，而是在训练他依靠概念来思考关系，并且能够在不同的关系中自由地转换。我们都知道，偏见是伴随人的一生，而且将持续地同建立更广泛的关怀关系相对抗的一种心理特征。而真正的自由的表征之一就应该是能够对自己身上已经存在以及可能获得的偏见的自觉。然而这是很难、确切地说是无法做到的。这看上去是一个令人沮丧的结论，但它实际上可能并非我们想象的那样。</w:t>
      </w:r>
    </w:p>
    <w:p w14:paraId="7C58F314" w14:textId="18818A86" w:rsidR="001B7007" w:rsidRDefault="00231664">
      <w:pPr>
        <w:tabs>
          <w:tab w:val="left" w:pos="3780"/>
        </w:tabs>
        <w:spacing w:line="288" w:lineRule="auto"/>
        <w:ind w:firstLine="420"/>
      </w:pPr>
      <w:r>
        <w:rPr>
          <w:rFonts w:hint="eastAsia"/>
        </w:rPr>
        <w:t>正如我们在第</w:t>
      </w:r>
      <w:r>
        <w:rPr>
          <w:rFonts w:hint="eastAsia"/>
        </w:rPr>
        <w:t>2</w:t>
      </w:r>
      <w:r>
        <w:rPr>
          <w:rFonts w:hint="eastAsia"/>
        </w:rPr>
        <w:t>节中所提到的，联结关系的是不同的概念。我们并不想涉及太多的认知心理学的内容，不过一点有必要明确，即概念不是集合的</w:t>
      </w:r>
      <w:ins w:id="40" w:author="fanfan2011cn2000@outlook.com" w:date="2020-07-05T18:35:00Z">
        <w:r w:rsidR="00AA59CE">
          <w:rPr>
            <w:rFonts w:hint="eastAsia"/>
          </w:rPr>
          <w:t>外延</w:t>
        </w:r>
      </w:ins>
      <w:del w:id="41" w:author="fanfan2011cn2000@outlook.com" w:date="2020-07-05T18:35:00Z">
        <w:r w:rsidDel="00AA59CE">
          <w:rPr>
            <w:rFonts w:hint="eastAsia"/>
          </w:rPr>
          <w:delText>、</w:delText>
        </w:r>
      </w:del>
      <w:r>
        <w:rPr>
          <w:rFonts w:hint="eastAsia"/>
        </w:rPr>
        <w:t>所对应的内涵，而是一种概念网络的表征物。人类在认知世界的时候并非完全依赖分析性的思维，在构建关系的时候尤其如此。例如“鸟”同时有可能和“游泳”和“飞翔”挂钩——如果你想到的是“海鸥”的话，</w:t>
      </w:r>
      <w:r>
        <w:rPr>
          <w:rFonts w:hint="eastAsia"/>
        </w:rPr>
        <w:lastRenderedPageBreak/>
        <w:t>你自然会同意这个关系，但如果你想到的是“鹰”的话，你似乎就会对这个关系产生排斥——这取决于你的经验积累，以及你依赖这些积累对于未来的直觉。并不是说，你只见过“鹰”，就一定不认为“鸟”和“游泳”没有关系，你当然可以想象或许有一类禽类是可以在水面生活——尽管这个概率比较小。对于我们来说，自由就是对于概念和关系的结构持有开放性的态度。只有这样，在种族歧视盛行的年代，才有可能有人认为黑人一样可以有高尚的品格，卓越的学习能力和智慧。</w:t>
      </w:r>
    </w:p>
    <w:p w14:paraId="7B724F75" w14:textId="77777777" w:rsidR="001B7007" w:rsidRDefault="00231664">
      <w:pPr>
        <w:tabs>
          <w:tab w:val="left" w:pos="3780"/>
        </w:tabs>
        <w:spacing w:line="288" w:lineRule="auto"/>
        <w:ind w:firstLine="420"/>
      </w:pPr>
      <w:r>
        <w:rPr>
          <w:rFonts w:hint="eastAsia"/>
        </w:rPr>
        <w:t>但从另外一个方面来说，我们需要避免的是偏见，却无法通过切断所有偏见的动机来达成这一点。我们的认知世界原本就是通过概念联结而成的，任何一个概念网络都不可能平衡地与所有其他概念产生联系，它必须有特定的边界——这是概念的固化或类别化。类别化是人类简化认知世界的基本方式，为了提高效率我们不得不对许多事情“贴标签”。正如我们在前文中强调过的，关怀伦理不应该自诩为不偏不倚的关系处理原则，我们必然会犯错。问题的关键在于灵活而持久的纠错机制。而这个纠错机制的基础就是——永远对反面证据采取开放性的态度。</w:t>
      </w:r>
    </w:p>
    <w:p w14:paraId="6B5F2BD2" w14:textId="77777777" w:rsidR="001B7007" w:rsidRDefault="001B7007">
      <w:pPr>
        <w:pStyle w:val="2"/>
        <w:spacing w:line="288" w:lineRule="auto"/>
      </w:pPr>
    </w:p>
    <w:p w14:paraId="3D20FBEB" w14:textId="77777777" w:rsidR="001B7007" w:rsidRDefault="00231664">
      <w:pPr>
        <w:pStyle w:val="2"/>
        <w:numPr>
          <w:ilvl w:val="0"/>
          <w:numId w:val="2"/>
        </w:numPr>
        <w:spacing w:line="288" w:lineRule="auto"/>
      </w:pPr>
      <w:bookmarkStart w:id="42" w:name="_Toc26235"/>
      <w:r>
        <w:rPr>
          <w:rFonts w:hint="eastAsia"/>
        </w:rPr>
        <w:t>关怀教育的宗旨——一种特殊的保守主义</w:t>
      </w:r>
      <w:bookmarkEnd w:id="42"/>
    </w:p>
    <w:p w14:paraId="356D3E1D" w14:textId="77777777" w:rsidR="001B7007" w:rsidRDefault="00231664">
      <w:pPr>
        <w:spacing w:line="288" w:lineRule="auto"/>
        <w:ind w:firstLine="420"/>
      </w:pPr>
      <w:r>
        <w:rPr>
          <w:rFonts w:hint="eastAsia"/>
        </w:rPr>
        <w:t>一般而言，保守主义的定义指的是主张不轻易对传统的生活方式，政治制度，价值观，信仰体系采取干预，哪怕这种传统已经展现出了一定的弊端。关怀伦理及其教育宗旨不对传统给予特殊的地位，只不过由于传统积累了足够多的可验证的经验，构建了足够稳固的对于社会关系的固化，所以往往不容易被改变。此外，我们强调从经验主义的方法论出发，对于固有价值体系的改进过程必然不可能是突飞猛进式的，但不代表它不会缓慢的变化。问题的核心在于变化的动力学机制在何处？我称之为关怀的道德哲学的实践的“切入点”在何处？之所以我们依然称自己为“保守”的，是因为我们不将传统的“道德增强”作为我们教育目的，这在某种意义上是一种“权宜之计”。过去几十年新兴的“女性主义关怀伦理学”似乎也不致力于给我们足够充分的理由去坚持“道德增强”的立场。出于基本的道德哲学假设，以及对过于激进的道德增强运动和批判主义运动的警惕，我们建立了这个“特殊的保守主义”的宗旨，我们的保守不在于对某种价值的坚持，而是对于传统的价值增强型教育的谨慎态度。这个宗旨将影响我们对慎辨性思维、积极心理学学以及进一步的学校品德教育的建构方式的根本性认知。</w:t>
      </w:r>
    </w:p>
    <w:p w14:paraId="3AF4ACE9" w14:textId="77777777" w:rsidR="001B7007" w:rsidRDefault="00231664">
      <w:pPr>
        <w:spacing w:line="288" w:lineRule="auto"/>
        <w:ind w:firstLine="420"/>
      </w:pPr>
      <w:r>
        <w:rPr>
          <w:rFonts w:hint="eastAsia"/>
        </w:rPr>
        <w:t>尽管不诉诸在教育内容方面的进行增强的绝对主义，我们还是最终需要诉诸对人类发展与成长（而非成才）的一种有效帮助，而这个帮助最终是关于每个自我的，任何成功的、关于德性的学说最终都会涉及如何帮助被培养者能更好地与自我相处，有意识地确立自我与外界的良性互动关系，以及建立适应环境变化的预警能力。没错，一种适应性的德性是我们最终的目的。</w:t>
      </w:r>
    </w:p>
    <w:p w14:paraId="579A4055" w14:textId="77777777" w:rsidR="001B7007" w:rsidRDefault="00231664">
      <w:pPr>
        <w:spacing w:line="288" w:lineRule="auto"/>
        <w:ind w:firstLine="420"/>
      </w:pPr>
      <w:r>
        <w:rPr>
          <w:rFonts w:hint="eastAsia"/>
        </w:rPr>
        <w:t>我们将通过与卡罗尔·吉利根（</w:t>
      </w:r>
      <w:r>
        <w:rPr>
          <w:rFonts w:hint="eastAsia"/>
        </w:rPr>
        <w:t>Carol Gilligan</w:t>
      </w:r>
      <w:r>
        <w:rPr>
          <w:rFonts w:hint="eastAsia"/>
        </w:rPr>
        <w:t>）在《不同的声音——心理学理论与女性发展》一书中所提出的女性主义关怀观的比较来阐明自己的立场。吉利根在该书中以科尔伯</w:t>
      </w:r>
      <w:r>
        <w:rPr>
          <w:rFonts w:hint="eastAsia"/>
        </w:rPr>
        <w:lastRenderedPageBreak/>
        <w:t>格著名的道德发展理论为对比目标，科尔伯格将人类的道德发展阶段分为三个区间（六个阶段）——前习俗期，习俗期和后习俗期。其中第一、二阶段对应的前习俗期对公正的理解是基于以自我为中心的理解，用伦理学的术语来说这是一种唯我伦理利己主义。第三、四阶段对应的习俗期对公正的理解则基于社会习俗即自然规范，如道德，法律，社会身份对应的规范。第五、六阶段对应的后习俗期对公正的理解则基于对原则的理解，如对法律的契约论解释，民主化解释，或者更高层次的基于类似对康德的绝对命令，自由意志，或者罗尔斯的“无知之幕”的理解来建立关于公正的道德形而上学。</w:t>
      </w:r>
      <w:r>
        <w:rPr>
          <w:rStyle w:val="a5"/>
          <w:rFonts w:hint="eastAsia"/>
        </w:rPr>
        <w:footnoteReference w:id="11"/>
      </w:r>
      <w:r>
        <w:rPr>
          <w:rFonts w:hint="eastAsia"/>
        </w:rPr>
        <w:t>吉利根认为科尔伯格以“公正”为标度来衡量各个阶段的道德准则实际上体现了一种“男子主义的”（</w:t>
      </w:r>
      <w:r>
        <w:rPr>
          <w:rFonts w:hint="eastAsia"/>
        </w:rPr>
        <w:t>masculine</w:t>
      </w:r>
      <w:r>
        <w:rPr>
          <w:rFonts w:hint="eastAsia"/>
        </w:rPr>
        <w:t>）标准。在这个标准的体系下，女子的道德发展看上去总是滞后于男性。在著名的“</w:t>
      </w:r>
      <w:hyperlink r:id="rId9" w:history="1">
        <w:r>
          <w:rPr>
            <w:rFonts w:hint="eastAsia"/>
          </w:rPr>
          <w:t>海因茨偷药</w:t>
        </w:r>
      </w:hyperlink>
      <w:r>
        <w:rPr>
          <w:rFonts w:hint="eastAsia"/>
        </w:rPr>
        <w:t>道德困境”的访谈中，</w:t>
      </w:r>
      <w:r>
        <w:rPr>
          <w:rFonts w:hint="eastAsia"/>
        </w:rPr>
        <w:t>11</w:t>
      </w:r>
      <w:r>
        <w:rPr>
          <w:rFonts w:hint="eastAsia"/>
        </w:rPr>
        <w:t>岁的男孩儿杰克所展现出来所处的阶段明显要比女孩儿艾米更“成熟”。该困境的描述如下：</w:t>
      </w:r>
    </w:p>
    <w:p w14:paraId="53A2E6FA" w14:textId="77777777" w:rsidR="001B7007" w:rsidRDefault="00231664">
      <w:pPr>
        <w:spacing w:line="288" w:lineRule="auto"/>
        <w:ind w:firstLine="420"/>
      </w:pPr>
      <w:r>
        <w:rPr>
          <w:rFonts w:ascii="楷体" w:eastAsia="楷体" w:hAnsi="楷体" w:cs="楷体" w:hint="eastAsia"/>
        </w:rPr>
        <w:t>一个名叫海因茨的人在思考要不要去偷一种买不起的药，如果不卖药，海因茨的妻子的病就无法得到救治，而且会逐步恶化</w:t>
      </w:r>
      <w:r>
        <w:rPr>
          <w:rFonts w:hint="eastAsia"/>
        </w:rPr>
        <w:t>。</w:t>
      </w:r>
    </w:p>
    <w:p w14:paraId="2B83E674" w14:textId="77777777" w:rsidR="001B7007" w:rsidRDefault="00231664">
      <w:pPr>
        <w:spacing w:line="288" w:lineRule="auto"/>
        <w:ind w:firstLine="420"/>
      </w:pPr>
      <w:r>
        <w:rPr>
          <w:rFonts w:hint="eastAsia"/>
        </w:rPr>
        <w:t>杰克的立场非常明确，他认为“应该偷药”，原因是因为“生命比金钱更重要”。他将道德理解为某种类似“数学真理”一样的东西，他所处于的发展阶段大概在习俗期。“他正处于儿童期到青春期的关口上，处于皮亚杰所描述的儿童智力期的顶峰，开始通过思考发现一个更广阔的可能性世界。前青春期是运用规范思考和自我描述来把握的，……按照埃里克森的术语，他已经达到勤奋胜于自卑的一种可喜的平衡——有能力，自我肯定、完全理解了游戏规则，所以他表现出规范思考的能力，反思的能力以及逻辑推理的能力。”</w:t>
      </w:r>
      <w:r>
        <w:rPr>
          <w:rStyle w:val="a5"/>
          <w:rFonts w:hint="eastAsia"/>
        </w:rPr>
        <w:footnoteReference w:id="12"/>
      </w:r>
    </w:p>
    <w:p w14:paraId="7E2CBD9D" w14:textId="77777777" w:rsidR="001B7007" w:rsidRDefault="00231664">
      <w:pPr>
        <w:spacing w:line="288" w:lineRule="auto"/>
        <w:ind w:firstLine="420"/>
      </w:pPr>
      <w:r>
        <w:rPr>
          <w:rFonts w:hint="eastAsia"/>
        </w:rPr>
        <w:t>而艾米的回答却有点含糊和犹豫不定，她说：“这个嘛，我认为不应当偷。我想可能有除了偷药以外的其他办法，比如去别处借到钱，贷款或者其他的什么，但是他的确不应当去偷，他的妻子也不应当死。”</w:t>
      </w:r>
      <w:r>
        <w:rPr>
          <w:rStyle w:val="a5"/>
          <w:rFonts w:hint="eastAsia"/>
        </w:rPr>
        <w:footnoteReference w:id="13"/>
      </w:r>
      <w:r>
        <w:rPr>
          <w:rFonts w:hint="eastAsia"/>
        </w:rPr>
        <w:t>当被问到理由的时候，她回答到：“如果他偷了药，他或许因此挽救了妻子，但是，如果这样做了，他可能必须进监狱，因而他的妻子可能再次病地更重，他又无法再次得到药品，这或许就不是件好事。所以，他们应当真正地好好坐下来商量一下这件事，寻找其他途径得到钱。”</w:t>
      </w:r>
      <w:r>
        <w:rPr>
          <w:rStyle w:val="a5"/>
          <w:rFonts w:hint="eastAsia"/>
        </w:rPr>
        <w:footnoteReference w:id="14"/>
      </w:r>
      <w:r>
        <w:rPr>
          <w:rFonts w:hint="eastAsia"/>
        </w:rPr>
        <w:t>在后续的继续问询中她依然坚持自己的观点，例如我们可以继续加强困境——“他筹不到钱”，但她仍然认为不能偷钱。换句话说，她并非是只是在寻找破解困境的现实性方法，而是在排斥杰克所遵循的那种规范性的“游戏规则”。</w:t>
      </w:r>
    </w:p>
    <w:p w14:paraId="15732932" w14:textId="77777777" w:rsidR="001B7007" w:rsidRDefault="00231664">
      <w:pPr>
        <w:spacing w:line="288" w:lineRule="auto"/>
        <w:ind w:firstLine="420"/>
      </w:pPr>
      <w:r>
        <w:rPr>
          <w:rFonts w:hint="eastAsia"/>
        </w:rPr>
        <w:t>根据科尔伯格的理论，艾米似乎对规范缺乏足够的认知，因此她似乎处于前习俗和习俗区间的过度期，她还没有建立起对规范的足够认知。但吉利根对此有不同的看法，她发现艾米实际上非常自信地在持有另外一套完全不同的道德发生学体系，她称为是基于“关系”的道德建构方式。在访谈的过程中，她始终都在坚持从海因茨和妻子的关系的角度来看问题，她始终都在关心的是如何防止他们的关系的断裂，可惜无论海因茨入狱还是妻子因病去世，他们的关系都会被不可抗力切断。吉利根甚至将她对自己的判断的坚持理解为，“逻辑悖论”对关系的破坏性“暴力”的抵抗。</w:t>
      </w:r>
    </w:p>
    <w:p w14:paraId="7E00320F" w14:textId="77777777" w:rsidR="001B7007" w:rsidRDefault="00231664">
      <w:pPr>
        <w:spacing w:line="288" w:lineRule="auto"/>
        <w:ind w:firstLine="420"/>
      </w:pPr>
      <w:r>
        <w:rPr>
          <w:rFonts w:hint="eastAsia"/>
        </w:rPr>
        <w:lastRenderedPageBreak/>
        <w:t>所以，吉利根会对女性的道德心理发展的三个区间有完全不同的解释，我们可以这么来看，第一个区间中的女性的判断依据是完全自我的，不考虑自己与他人的关系；第二个区间中的女性则开始考虑关系，但有似乎有些“矫枉过正”，完全以所谓的“关系保全”为核心守则，女子在这个阶段完全受到了外在关系的驯化；第三个区间中的女性应该开始觉醒，具备真正的责任观念，这时她会将关系视为一种平衡的产物，将责任归于自己而不是归于关系本身。吉利根采访了大量的有过堕胎经历的女性，我们以此说明一下这个理论。在很多案例中女性第一次堕胎都是出于自己的自身利益，例如有的女性怀孕是因为强奸，有的是因为家庭无法负担第二个孩子等等，她们在选择堕胎的时候都是完全处于自身的生存处境来做判断，并未考虑自己的伴侣、父母与自己的关系，以及社会的认可问题。但也有一些妇女则陷入了关系的“绑架”中，她的周遭环境必然不会允许她堕胎，我们可以联想到</w:t>
      </w:r>
      <w:r>
        <w:rPr>
          <w:rFonts w:hint="eastAsia"/>
        </w:rPr>
        <w:t>Justin Haythe</w:t>
      </w:r>
      <w:r>
        <w:rPr>
          <w:rFonts w:hint="eastAsia"/>
        </w:rPr>
        <w:t>笔下的《革命之路》</w:t>
      </w:r>
      <w:r>
        <w:rPr>
          <w:rStyle w:val="a5"/>
          <w:rFonts w:hint="eastAsia"/>
        </w:rPr>
        <w:footnoteReference w:id="15"/>
      </w:r>
      <w:r>
        <w:rPr>
          <w:rFonts w:hint="eastAsia"/>
        </w:rPr>
        <w:t>中的女主人公爱波在怀孕之后陷入极大的精神痛苦当中，因为来自丈夫和社会观念的压力让她一度想放弃自己的梦想（移居巴黎）。在这个时候，女性缺乏自我与外在关系之外的第三个标准，她们想要反抗，但是反抗之后的结果如何却犹未可知，这就是典型的“娜拉出走之后怎么办”的问题。而处于第三区间的女性的道德自我在哲学上的依据是耐人寻味的，此时的问题核心仍然不在于是否决定堕胎，而是这个决定背后的判断机制，她是否是依据于一个平衡的关系概念来下判断，而不是放弃自我，或者放弃他人。但问题的核心在于如何平衡这些关系，我不认为通过简单的现实性的调查就可以帮助我们找到这个问题的答案，虽然在一些访谈中的女性似乎的确找到了一个重新的起点在对待自己生活中的关系。但现实是复杂的，有许多杂多的客观因素会干扰我们的判断，毕竟生活的成功未必与观念的成功完全相匹配。</w:t>
      </w:r>
    </w:p>
    <w:p w14:paraId="688D73EA" w14:textId="77777777" w:rsidR="001B7007" w:rsidRDefault="00231664">
      <w:pPr>
        <w:spacing w:line="288" w:lineRule="auto"/>
        <w:ind w:firstLine="420"/>
      </w:pPr>
      <w:r>
        <w:rPr>
          <w:rFonts w:hint="eastAsia"/>
        </w:rPr>
        <w:t>我倾向于认为吉利根关于关系的哲学理解还并没有与我们重合，因为如果根据我们对关系的理解，我们将不会认为男性和女性的道德发展阶段基于完全不同的核心概念。换句话说，我们会认为即便科尔伯格的三个区间也可以使用关系概念来分析，只不过在第二区间有所不同，而要理解这个不同，就只能引入我们关于关系的理解。从第一个区间来看，无论男女都是类似的自我中心主义者，而在第二个阶段中似乎男性和女性产生了很大的差别，我们承认差别的存在，但这种差别可以在我们的关系理论中得以解释。正如我们所提到过的，关系以概念为中介进行联结，而同样的两个关系项可以有不同的联结方式，所以所谓的“男子主义的”指的是不平衡的侧重于某个单一联结来理解关系，同时能够建立个体与社会规范之间的抽象关系。在男孩儿杰克的眼中，海因茨需要在遵守法律还是生命第一原则两个规范之间进行选择，而生命第一原则在某些道义系统中的是以生命权为核心构建起来的，而生命权概念本身就有高于其他法律价值，所以杰克做了这个选择。他做这个选择是因为他无法像艾米一样，以人和人之间的关系为核心来思考问题，人与人两个个体之间的关系是复杂的，往往很难用一个概念一笔带过，所以艾米在回答问题时展现出犹豫不定。在堕胎的例子中，女性害怕的是社会或亲友关系的断裂，但实际上真正起作用的是附带在这些关系上的社会规范，这些规范本身对于女性来说其实并没有什么像男性看来那么重要的约束力。换句话说，如果一个女性生活在一个完全赞同堕胎的社会和家庭环境中，她也会义无反顾的遵守这个赞同堕胎</w:t>
      </w:r>
      <w:r>
        <w:rPr>
          <w:rFonts w:hint="eastAsia"/>
        </w:rPr>
        <w:lastRenderedPageBreak/>
        <w:t>的习俗或规范。</w:t>
      </w:r>
    </w:p>
    <w:p w14:paraId="15A4CBA0" w14:textId="77777777" w:rsidR="001B7007" w:rsidRDefault="00231664">
      <w:pPr>
        <w:spacing w:line="288" w:lineRule="auto"/>
        <w:ind w:firstLine="420"/>
      </w:pPr>
      <w:r>
        <w:rPr>
          <w:rFonts w:hint="eastAsia"/>
        </w:rPr>
        <w:t>所以对于男性和女性来说，从第二区间迈入第三区间时，所付出的成长的代价不同，所需要克服的缺陷和需要取得进展的地方也不一样。但我们需要强调的是，这里所谓的“男性”和“女性”仅仅指一般情况，或许有的女性能够用“男子主义的”思维方式来对待自己的生活，有的男性也当然有可能会以个体关系为轴心来考察自己的道德生活，这些除了与先天的发展基础——例如表观基因有关之外</w:t>
      </w:r>
      <w:r>
        <w:rPr>
          <w:rStyle w:val="a5"/>
          <w:rFonts w:hint="eastAsia"/>
        </w:rPr>
        <w:footnoteReference w:id="16"/>
      </w:r>
      <w:r>
        <w:rPr>
          <w:rFonts w:hint="eastAsia"/>
        </w:rPr>
        <w:t>，他所处的后天环境也会对此产生很强的决定性影响。所谓的第三区间是否是人类道德发展的最后一个区间，这颇有争议，我们也很难说男女的第三区间会形成某种形式的“汇合”。我们需要承认某些科尔伯格第三区间诉诸的道德哲学是有价值的，同时也在某种意义上符合我们的理论，例如罗尔斯的无知之幕预设下的契约论认知模式，需要道德主体能够在预设了无知之幕</w:t>
      </w:r>
      <w:r>
        <w:rPr>
          <w:rStyle w:val="a5"/>
          <w:rFonts w:hint="eastAsia"/>
        </w:rPr>
        <w:footnoteReference w:id="17"/>
      </w:r>
      <w:bookmarkStart w:id="45" w:name="OLE_LINK4"/>
      <w:r>
        <w:rPr>
          <w:rFonts w:hint="eastAsia"/>
        </w:rPr>
        <w:t>（一个思想实验，假设人们彼此不知道彼此的带有价值负载的社会身份，例如社会阶层，政治身份，经济地位等等）</w:t>
      </w:r>
      <w:bookmarkEnd w:id="45"/>
      <w:r>
        <w:rPr>
          <w:rFonts w:hint="eastAsia"/>
        </w:rPr>
        <w:t>之中，能够权衡自身和他人的利益博弈，最终接受罗尔斯的两个正义原则。但是这个原则是纯粹从理论出发来设计的。在此处我们无意进行繁琐的理论解释工作，如果读者想要理解第二人称与契约论包括康德道德哲学之间的理论还原关系，请去读斯蒂芬·达尔沃（</w:t>
      </w:r>
      <w:r>
        <w:rPr>
          <w:rFonts w:hint="eastAsia"/>
        </w:rPr>
        <w:t>Stephen Darwall</w:t>
      </w:r>
      <w:r>
        <w:rPr>
          <w:rFonts w:hint="eastAsia"/>
        </w:rPr>
        <w:t>）杰出的著作《第二人称观点》</w:t>
      </w:r>
      <w:r>
        <w:rPr>
          <w:rStyle w:val="a5"/>
          <w:rFonts w:hint="eastAsia"/>
        </w:rPr>
        <w:footnoteReference w:id="18"/>
      </w:r>
      <w:r>
        <w:rPr>
          <w:rFonts w:hint="eastAsia"/>
        </w:rPr>
        <w:t>。而吉利根笔下的女性主义的第三区间要比科尔伯格第三区间更加贴近现实的关系，但同时也更容易受到杂多的非道德因素的影响。我们不能说哪一类是更好的。</w:t>
      </w:r>
    </w:p>
    <w:p w14:paraId="6E247703" w14:textId="77777777" w:rsidR="001B7007" w:rsidRDefault="00231664">
      <w:pPr>
        <w:spacing w:line="288" w:lineRule="auto"/>
        <w:ind w:firstLine="420"/>
      </w:pPr>
      <w:r>
        <w:rPr>
          <w:rFonts w:hint="eastAsia"/>
        </w:rPr>
        <w:t>显然以道德发展指向性层级为结构的理论，都天然地带有道德理想主义的指导意味。从某种意义上来说，保守主义并不是很赞成过度的道德理想主义的指向，我们会在一定程度上坚持这一点。我们期望作为培养对象的道德主体，能够正视杂多的非道德因素的影响，在一定的程度上认知契约的价值——从某种意义上来说，这是现代社会的基础。要做到这一点并不容易，但也绝非无迹可寻。如果我们的教育者们愿意翻开以科学研究为基础的社会心理学的教程，他们就会发现哪些社会心理现象有更大的可能性对社会和个人带来道德负面影响，哪些是可以被教育者拿来运动的积极因素。而这将是我们所诉诸的慎辨性思维（</w:t>
      </w:r>
      <w:r>
        <w:rPr>
          <w:rFonts w:hint="eastAsia"/>
        </w:rPr>
        <w:t>critical thinking</w:t>
      </w:r>
      <w:r>
        <w:rPr>
          <w:rFonts w:hint="eastAsia"/>
        </w:rPr>
        <w:t>）教育的素材的主要来源。</w:t>
      </w:r>
    </w:p>
    <w:p w14:paraId="07F6AFA5" w14:textId="77777777" w:rsidR="001B7007" w:rsidRDefault="001B7007">
      <w:pPr>
        <w:spacing w:line="288" w:lineRule="auto"/>
      </w:pPr>
    </w:p>
    <w:p w14:paraId="1DBD02AB" w14:textId="77777777" w:rsidR="001B7007" w:rsidRDefault="00231664">
      <w:pPr>
        <w:pStyle w:val="2"/>
      </w:pPr>
      <w:bookmarkStart w:id="46" w:name="_Toc3581"/>
      <w:r>
        <w:rPr>
          <w:rFonts w:hint="eastAsia"/>
        </w:rPr>
        <w:t>5</w:t>
      </w:r>
      <w:r>
        <w:rPr>
          <w:rFonts w:hint="eastAsia"/>
        </w:rPr>
        <w:t>、关怀教育与慎辨性思维教育</w:t>
      </w:r>
      <w:bookmarkEnd w:id="46"/>
    </w:p>
    <w:p w14:paraId="771C16A9" w14:textId="77777777" w:rsidR="001B7007" w:rsidRDefault="00231664">
      <w:pPr>
        <w:spacing w:line="288" w:lineRule="auto"/>
        <w:ind w:firstLine="420"/>
      </w:pPr>
      <w:r>
        <w:rPr>
          <w:rFonts w:hint="eastAsia"/>
        </w:rPr>
        <w:t>在本节中，我们需要解决三个问题，</w:t>
      </w:r>
      <w:r>
        <w:rPr>
          <w:rFonts w:hint="eastAsia"/>
        </w:rPr>
        <w:t>1</w:t>
      </w:r>
      <w:r>
        <w:rPr>
          <w:rFonts w:hint="eastAsia"/>
        </w:rPr>
        <w:t>、什么是</w:t>
      </w:r>
      <w:bookmarkStart w:id="47" w:name="OLE_LINK5"/>
      <w:r>
        <w:rPr>
          <w:rFonts w:hint="eastAsia"/>
        </w:rPr>
        <w:t>慎辨</w:t>
      </w:r>
      <w:bookmarkEnd w:id="47"/>
      <w:r>
        <w:rPr>
          <w:rFonts w:hint="eastAsia"/>
        </w:rPr>
        <w:t>性思维；</w:t>
      </w:r>
      <w:r>
        <w:rPr>
          <w:rFonts w:hint="eastAsia"/>
        </w:rPr>
        <w:t>2</w:t>
      </w:r>
      <w:r>
        <w:rPr>
          <w:rFonts w:hint="eastAsia"/>
        </w:rPr>
        <w:t>、慎辨性思维教育如何与关怀教育融合；</w:t>
      </w:r>
      <w:r>
        <w:rPr>
          <w:rFonts w:hint="eastAsia"/>
        </w:rPr>
        <w:t>3</w:t>
      </w:r>
      <w:r>
        <w:rPr>
          <w:rFonts w:hint="eastAsia"/>
        </w:rPr>
        <w:t>、在学校教育的环境中，具体有哪些值得注意的教学操作原则。</w:t>
      </w:r>
    </w:p>
    <w:p w14:paraId="0B9E489C" w14:textId="77777777" w:rsidR="001B7007" w:rsidRDefault="00231664">
      <w:pPr>
        <w:spacing w:line="288" w:lineRule="auto"/>
        <w:ind w:firstLine="420"/>
        <w:outlineLvl w:val="1"/>
      </w:pPr>
      <w:bookmarkStart w:id="48" w:name="_Toc14680"/>
      <w:r>
        <w:rPr>
          <w:rFonts w:hint="eastAsia"/>
        </w:rPr>
        <w:t>5.1</w:t>
      </w:r>
      <w:r>
        <w:rPr>
          <w:rFonts w:hint="eastAsia"/>
        </w:rPr>
        <w:t>慎辨性思维</w:t>
      </w:r>
      <w:bookmarkEnd w:id="48"/>
    </w:p>
    <w:p w14:paraId="52543BD9" w14:textId="77777777" w:rsidR="001B7007" w:rsidRDefault="00231664">
      <w:pPr>
        <w:tabs>
          <w:tab w:val="left" w:pos="3780"/>
        </w:tabs>
        <w:spacing w:line="288" w:lineRule="auto"/>
        <w:ind w:firstLine="420"/>
      </w:pPr>
      <w:r>
        <w:rPr>
          <w:rFonts w:hint="eastAsia"/>
        </w:rPr>
        <w:t>慎辨性思维在中国大陆主要的译法是“批判性思维”，事实上这是一个字面意义更加准</w:t>
      </w:r>
      <w:r>
        <w:rPr>
          <w:rFonts w:hint="eastAsia"/>
        </w:rPr>
        <w:lastRenderedPageBreak/>
        <w:t>确的译法。但是正如一些业内人士所商榷的，“批判性”会给这门课程带来一些误解——虽然它很能体现这种思维方式的特点。例如，有时人们会认为批判即否定——请注意这里的人们不仅仅指的是望文生义的本文读者，还指在一些在各种教育机构中学习批判性思维课程的学习者。而我们之所以选用“慎辨性”，其一是出于以上这个原因，其二也是因为当我们主要考虑的是这种思维方式与关怀教育的结合时，反而恰恰需要在一定程度上弱化一下“批判性思维”的那种概念至上的“男子主义的”特征，而且事实上“慎辨性思维”的译法是更加中性的。</w:t>
      </w:r>
    </w:p>
    <w:p w14:paraId="0488CFFF" w14:textId="77777777" w:rsidR="001B7007" w:rsidRDefault="00231664">
      <w:pPr>
        <w:tabs>
          <w:tab w:val="left" w:pos="3780"/>
        </w:tabs>
        <w:spacing w:line="288" w:lineRule="auto"/>
        <w:ind w:firstLine="420"/>
      </w:pPr>
      <w:r>
        <w:rPr>
          <w:rFonts w:hint="eastAsia"/>
        </w:rPr>
        <w:t>慎辨性思维需要从两个角度来看，首先它是一门专门的课程。它起源于西方，目前在世界各地包括中国大陆也非常流行，每年都有各种各样的关于慎辨性思维教学的会议或研讨会在召开，目前这个潮流可以说是方兴未艾。然而，我们需要知道的是，这门课时实际上并没有统一的教学内容和方式。根据</w:t>
      </w:r>
      <w:bookmarkStart w:id="49" w:name="OLE_LINK6"/>
      <w:r>
        <w:rPr>
          <w:rFonts w:hint="eastAsia"/>
        </w:rPr>
        <w:t>斯蒂芬·</w:t>
      </w:r>
      <w:r>
        <w:rPr>
          <w:rFonts w:hint="eastAsia"/>
        </w:rPr>
        <w:t>D</w:t>
      </w:r>
      <w:r>
        <w:rPr>
          <w:rFonts w:hint="eastAsia"/>
        </w:rPr>
        <w:t>·</w:t>
      </w:r>
      <w:bookmarkStart w:id="50" w:name="OLE_LINK7"/>
      <w:r>
        <w:rPr>
          <w:rFonts w:hint="eastAsia"/>
        </w:rPr>
        <w:t>布鲁克菲尔德</w:t>
      </w:r>
      <w:bookmarkEnd w:id="49"/>
      <w:bookmarkEnd w:id="50"/>
      <w:r>
        <w:rPr>
          <w:rFonts w:hint="eastAsia"/>
        </w:rPr>
        <w:t>（</w:t>
      </w:r>
      <w:r>
        <w:rPr>
          <w:rFonts w:hint="eastAsia"/>
        </w:rPr>
        <w:t>Stephen D. Brookfield</w:t>
      </w:r>
      <w:r>
        <w:rPr>
          <w:rFonts w:hint="eastAsia"/>
        </w:rPr>
        <w:t>）的总结，慎辨性思维共有五大渊源，它们分别是：分析哲学与逻辑学、自然科学、实用主义、心理分析和批判理论</w:t>
      </w:r>
      <w:r>
        <w:rPr>
          <w:rStyle w:val="a5"/>
          <w:rFonts w:hint="eastAsia"/>
        </w:rPr>
        <w:footnoteReference w:id="19"/>
      </w:r>
      <w:r>
        <w:rPr>
          <w:rFonts w:hint="eastAsia"/>
        </w:rPr>
        <w:t>。鉴于教授这门课程的教师的知识背景不同，他们的教学特点自然也是不一样的。总体来说，一门比较“均衡的”慎辨性思维课程，应该能同时兼具这五大来源为人类思维所提供的特殊贡献——但这往往难以做到。从另外一个角度来看，慎辨性思维是一种基础性的思维方式，它被贯彻在西方的科学，政治与其他文化生活的方方面面。所以理论上来说所有的基础教育和大学教育的目的之一都应该是提升学生的慎辨性思维能力。</w:t>
      </w:r>
    </w:p>
    <w:p w14:paraId="0FA02D26" w14:textId="77777777" w:rsidR="001B7007" w:rsidRDefault="00231664">
      <w:pPr>
        <w:tabs>
          <w:tab w:val="left" w:pos="3780"/>
        </w:tabs>
        <w:spacing w:line="288" w:lineRule="auto"/>
        <w:ind w:firstLine="420"/>
      </w:pPr>
      <w:r>
        <w:rPr>
          <w:rFonts w:hint="eastAsia"/>
        </w:rPr>
        <w:t>作为起点，我很愿意引述布鲁克菲尔德关于慎辨性思维的定义：</w:t>
      </w:r>
    </w:p>
    <w:p w14:paraId="0EF0D789" w14:textId="77777777" w:rsidR="001B7007" w:rsidRDefault="00231664">
      <w:pPr>
        <w:tabs>
          <w:tab w:val="left" w:pos="3780"/>
        </w:tabs>
        <w:spacing w:line="288" w:lineRule="auto"/>
        <w:ind w:firstLine="420"/>
      </w:pPr>
      <w:r>
        <w:rPr>
          <w:rFonts w:ascii="楷体" w:eastAsia="楷体" w:hAnsi="楷体" w:cs="楷体" w:hint="eastAsia"/>
        </w:rPr>
        <w:t>（1）辨识左右我们思维和决定我们行动的假设；（2）查验假设的准确性和可靠性程度；（3）从多个角度审视我们的观念和决定（知识的、组织的、私人的）；（4）在以后三步的基础上，采取明智的行动</w:t>
      </w:r>
      <w:r>
        <w:rPr>
          <w:rFonts w:hint="eastAsia"/>
        </w:rPr>
        <w:t>。</w:t>
      </w:r>
      <w:r>
        <w:rPr>
          <w:rStyle w:val="a5"/>
          <w:rFonts w:hint="eastAsia"/>
        </w:rPr>
        <w:footnoteReference w:id="20"/>
      </w:r>
    </w:p>
    <w:p w14:paraId="4889563F" w14:textId="77777777" w:rsidR="001B7007" w:rsidRDefault="00231664">
      <w:pPr>
        <w:tabs>
          <w:tab w:val="left" w:pos="3780"/>
        </w:tabs>
        <w:spacing w:line="288" w:lineRule="auto"/>
        <w:ind w:firstLine="420"/>
      </w:pPr>
      <w:r>
        <w:rPr>
          <w:rFonts w:hint="eastAsia"/>
        </w:rPr>
        <w:t>正如许多其他的慎辨性思维课程简介所提到的，这个定义也可以分为两个层次，一个是分析信息，另一个的做出行动。而显然在布鲁克菲尔德的定义中分析信息占了更大的比重——（</w:t>
      </w:r>
      <w:r>
        <w:rPr>
          <w:rFonts w:hint="eastAsia"/>
        </w:rPr>
        <w:t>1</w:t>
      </w:r>
      <w:r>
        <w:rPr>
          <w:rFonts w:hint="eastAsia"/>
        </w:rPr>
        <w:t>）</w:t>
      </w:r>
      <w:r>
        <w:rPr>
          <w:rFonts w:hint="eastAsia"/>
        </w:rPr>
        <w:t>-</w:t>
      </w:r>
      <w:r>
        <w:rPr>
          <w:rFonts w:hint="eastAsia"/>
        </w:rPr>
        <w:t>（</w:t>
      </w:r>
      <w:r>
        <w:rPr>
          <w:rFonts w:hint="eastAsia"/>
        </w:rPr>
        <w:t>3</w:t>
      </w:r>
      <w:r>
        <w:rPr>
          <w:rFonts w:hint="eastAsia"/>
        </w:rPr>
        <w:t>）。其中诉诸的是人们对于假设的敏感度，指在任何情景下都可以快速的发现产生自己的判断或观念的前提或背景。需要注意的一点是，不像很多偏逻辑类的课程将判断过程理解为一个典型的“论证”过程，而只注意论证的前提。我们需要将行为人的更加广泛的“背景”——如世界观也列做是一种假设。</w:t>
      </w:r>
      <w:bookmarkStart w:id="51" w:name="OLE_LINK9"/>
      <w:r>
        <w:rPr>
          <w:rFonts w:hint="eastAsia"/>
        </w:rPr>
        <w:t>布鲁斯菲尔德</w:t>
      </w:r>
      <w:bookmarkEnd w:id="51"/>
      <w:r>
        <w:rPr>
          <w:rFonts w:hint="eastAsia"/>
        </w:rPr>
        <w:t>将假设分为规范性假设、因果性假设和范式性假设三类。</w:t>
      </w:r>
    </w:p>
    <w:p w14:paraId="57BE808F" w14:textId="77777777" w:rsidR="001B7007" w:rsidRDefault="00231664">
      <w:pPr>
        <w:tabs>
          <w:tab w:val="left" w:pos="3780"/>
        </w:tabs>
        <w:spacing w:line="288" w:lineRule="auto"/>
        <w:ind w:firstLine="420"/>
      </w:pPr>
      <w:r>
        <w:rPr>
          <w:rFonts w:hint="eastAsia"/>
        </w:rPr>
        <w:t>规范性假设往往指代上一节科尔伯格发展模型中，“男孩儿”在第二区间所遵循的那种价值性或道德性的“游戏规则”，人们预设在某些情况下“应该”怎么做。如果不这么做，那么根据这个“假设”，或逻辑前提，这个做法就是“错的”。“发现”这种假设的意味在于找到这种预设的合理性的使用范围。而因果性假设则指人们依据一些素朴的“常识”对不同事件或现象（尤其是社会性事件）之间的相关性所下判断的逻辑基础。布鲁克菲尔德认为因果性假设又分为预测性的和回溯性的两类。以前一类为例，它的形式往往如“如果做了</w:t>
      </w:r>
      <w:r>
        <w:rPr>
          <w:rFonts w:hint="eastAsia"/>
        </w:rPr>
        <w:t>A</w:t>
      </w:r>
      <w:r>
        <w:rPr>
          <w:rFonts w:hint="eastAsia"/>
        </w:rPr>
        <w:t>，</w:t>
      </w:r>
      <w:r>
        <w:rPr>
          <w:rFonts w:hint="eastAsia"/>
        </w:rPr>
        <w:lastRenderedPageBreak/>
        <w:t>就会发生</w:t>
      </w:r>
      <w:r>
        <w:rPr>
          <w:rFonts w:hint="eastAsia"/>
        </w:rPr>
        <w:t>B</w:t>
      </w:r>
      <w:r>
        <w:rPr>
          <w:rFonts w:hint="eastAsia"/>
        </w:rPr>
        <w:t>”，换句话说这个假设是，如果我们希望</w:t>
      </w:r>
      <w:r>
        <w:rPr>
          <w:rFonts w:hint="eastAsia"/>
        </w:rPr>
        <w:t>B</w:t>
      </w:r>
      <w:r>
        <w:rPr>
          <w:rFonts w:hint="eastAsia"/>
        </w:rPr>
        <w:t>发生，那么就要满足</w:t>
      </w:r>
      <w:r>
        <w:rPr>
          <w:rFonts w:hint="eastAsia"/>
        </w:rPr>
        <w:t>A</w:t>
      </w:r>
      <w:r>
        <w:rPr>
          <w:rFonts w:hint="eastAsia"/>
        </w:rPr>
        <w:t>。例如布鲁克菲尔德举了这样一个例子：“新官上任三把火，告诉学生谁是老大，以后才能轻松。”</w:t>
      </w:r>
      <w:r>
        <w:rPr>
          <w:rStyle w:val="a5"/>
          <w:rFonts w:hint="eastAsia"/>
        </w:rPr>
        <w:footnoteReference w:id="21"/>
      </w:r>
      <w:r>
        <w:rPr>
          <w:rFonts w:hint="eastAsia"/>
        </w:rPr>
        <w:t>之所以逻辑学的教师在教授慎辨性思维的课程之时可以驾轻就熟，就是因为这些案例都非常典型地可以使用逻辑工具来分析，例如我们可以用充分条件的方式来分析这个预设，即这个预设认为</w:t>
      </w:r>
      <w:r>
        <w:rPr>
          <w:rFonts w:hint="eastAsia"/>
        </w:rPr>
        <w:t>B</w:t>
      </w:r>
      <w:r>
        <w:rPr>
          <w:rFonts w:hint="eastAsia"/>
        </w:rPr>
        <w:t>是</w:t>
      </w:r>
      <w:r>
        <w:rPr>
          <w:rFonts w:hint="eastAsia"/>
        </w:rPr>
        <w:t>A</w:t>
      </w:r>
      <w:r>
        <w:rPr>
          <w:rFonts w:hint="eastAsia"/>
        </w:rPr>
        <w:t>的充分条件，或者我们还可以用肯定前件推理来理解这个预设，或者用谓词逻辑的蕴含关系来理解这个预设等等。逻辑学的问题在于，这个世界上存在着许许多多中不同的、都自认为可以更能反映人类智能本质的逻辑学，或逻辑规律。但是事实上情况往往是这样，即不同的逻辑在处理不同的领域中的事件的时候各有所长。例如谓词逻辑在处理前提与背景确定的情况下的确定性问题是出色的，但是却很难较好地应对各种不确定的情况。而人类社会的现实中恰恰存在着大量的不确定情况，有的时候我们甚至找不到一个确定的充分条件。</w:t>
      </w:r>
    </w:p>
    <w:p w14:paraId="4256C757" w14:textId="77777777" w:rsidR="001B7007" w:rsidRDefault="00231664">
      <w:pPr>
        <w:tabs>
          <w:tab w:val="left" w:pos="3780"/>
        </w:tabs>
        <w:spacing w:line="288" w:lineRule="auto"/>
        <w:ind w:firstLine="420"/>
      </w:pPr>
      <w:r>
        <w:rPr>
          <w:noProof/>
        </w:rPr>
        <mc:AlternateContent>
          <mc:Choice Requires="wpg">
            <w:drawing>
              <wp:anchor distT="0" distB="0" distL="114300" distR="114300" simplePos="0" relativeHeight="251658240" behindDoc="0" locked="0" layoutInCell="1" allowOverlap="1" wp14:anchorId="52651544" wp14:editId="0AEDA1A8">
                <wp:simplePos x="0" y="0"/>
                <wp:positionH relativeFrom="column">
                  <wp:posOffset>431165</wp:posOffset>
                </wp:positionH>
                <wp:positionV relativeFrom="paragraph">
                  <wp:posOffset>1370330</wp:posOffset>
                </wp:positionV>
                <wp:extent cx="4770120" cy="3634740"/>
                <wp:effectExtent l="0" t="0" r="1905" b="0"/>
                <wp:wrapTopAndBottom/>
                <wp:docPr id="5" name="组合 5"/>
                <wp:cNvGraphicFramePr/>
                <a:graphic xmlns:a="http://schemas.openxmlformats.org/drawingml/2006/main">
                  <a:graphicData uri="http://schemas.microsoft.com/office/word/2010/wordprocessingGroup">
                    <wpg:wgp>
                      <wpg:cNvGrpSpPr/>
                      <wpg:grpSpPr>
                        <a:xfrm>
                          <a:off x="0" y="0"/>
                          <a:ext cx="4770120" cy="3634574"/>
                          <a:chOff x="3977" y="187985"/>
                          <a:chExt cx="7803" cy="4351"/>
                        </a:xfrm>
                      </wpg:grpSpPr>
                      <wps:wsp>
                        <wps:cNvPr id="2" name="文本框 2"/>
                        <wps:cNvSpPr txBox="1"/>
                        <wps:spPr>
                          <a:xfrm>
                            <a:off x="7400" y="191912"/>
                            <a:ext cx="787" cy="42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CB5AE" w14:textId="77777777" w:rsidR="001B7007" w:rsidRDefault="00231664">
                              <w:pPr>
                                <w:rPr>
                                  <w:sz w:val="18"/>
                                  <w:szCs w:val="18"/>
                                </w:rPr>
                              </w:pPr>
                              <w:r>
                                <w:rPr>
                                  <w:rFonts w:hint="eastAsia"/>
                                  <w:sz w:val="18"/>
                                  <w:szCs w:val="18"/>
                                </w:rPr>
                                <w:t>图</w:t>
                              </w:r>
                              <w:r>
                                <w:rPr>
                                  <w:rFonts w:hint="eastAsia"/>
                                  <w:sz w:val="18"/>
                                  <w:szCs w:val="1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 name="图片 1" descr="IMG_256"/>
                          <pic:cNvPicPr>
                            <a:picLocks noChangeAspect="1"/>
                          </pic:cNvPicPr>
                        </pic:nvPicPr>
                        <pic:blipFill>
                          <a:blip r:embed="rId10"/>
                          <a:srcRect l="-511" t="23048" r="754" b="11911"/>
                          <a:stretch>
                            <a:fillRect/>
                          </a:stretch>
                        </pic:blipFill>
                        <pic:spPr>
                          <a:xfrm>
                            <a:off x="3977" y="187985"/>
                            <a:ext cx="7803" cy="3866"/>
                          </a:xfrm>
                          <a:prstGeom prst="rect">
                            <a:avLst/>
                          </a:prstGeom>
                          <a:noFill/>
                          <a:ln w="9525">
                            <a:noFill/>
                          </a:ln>
                        </pic:spPr>
                      </pic:pic>
                    </wpg:wgp>
                  </a:graphicData>
                </a:graphic>
              </wp:anchor>
            </w:drawing>
          </mc:Choice>
          <mc:Fallback>
            <w:pict>
              <v:group w14:anchorId="52651544" id="组合 5" o:spid="_x0000_s1026" style="position:absolute;left:0;text-align:left;margin-left:33.95pt;margin-top:107.9pt;width:375.6pt;height:286.2pt;z-index:251658240" coordorigin="3977,187985" coordsize="7803,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">
                <v:shapetype id="_x0000_t202" coordsize="21600,21600" o:spt="202" path="m,l,21600r21600,l21600,xe">
                  <v:stroke joinstyle="miter"/>
                  <v:path gradientshapeok="t" o:connecttype="rect"/>
                </v:shapetype>
                <v:shape id="文本框 2" o:spid="_x0000_s1027" type="#_x0000_t202" style="position:absolute;left:7400;top:191912;width:787;height: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BBCB5AE" w14:textId="77777777" w:rsidR="001B7007" w:rsidRDefault="00231664">
                        <w:pPr>
                          <w:rPr>
                            <w:sz w:val="18"/>
                            <w:szCs w:val="18"/>
                          </w:rPr>
                        </w:pPr>
                        <w:r>
                          <w:rPr>
                            <w:rFonts w:hint="eastAsia"/>
                            <w:sz w:val="18"/>
                            <w:szCs w:val="18"/>
                          </w:rPr>
                          <w:t>图</w:t>
                        </w:r>
                        <w:r>
                          <w:rPr>
                            <w:rFonts w:hint="eastAsia"/>
                            <w:sz w:val="18"/>
                            <w:szCs w:val="18"/>
                          </w:rPr>
                          <w:t>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8" type="#_x0000_t75" alt="IMG_256" style="position:absolute;left:3977;top:187985;width:7803;height:3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">
                  <v:imagedata r:id="rId11" o:title="IMG_256" croptop="15105f" cropbottom="7806f" cropleft="-335f" cropright="494f"/>
                </v:shape>
                <w10:wrap type="topAndBottom"/>
              </v:group>
            </w:pict>
          </mc:Fallback>
        </mc:AlternateContent>
      </w:r>
      <w:r>
        <w:rPr>
          <w:rFonts w:hint="eastAsia"/>
        </w:rPr>
        <w:t>而最难被发现的是范式型假设，该假设与科学哲学中的典型代表是所谓的“观察渗透理论”一说相关，该理论认为对于事实的认知会都受到背景理论预设的影响，分析哲学家维特根斯坦的鸭兔图是该理论的一个典型的案例（图</w:t>
      </w:r>
      <w:r>
        <w:rPr>
          <w:rFonts w:hint="eastAsia"/>
        </w:rPr>
        <w:t>1</w:t>
      </w:r>
      <w:r>
        <w:rPr>
          <w:rFonts w:hint="eastAsia"/>
        </w:rPr>
        <w:t>）</w:t>
      </w:r>
      <w:r>
        <w:rPr>
          <w:rStyle w:val="a5"/>
          <w:rFonts w:hint="eastAsia"/>
        </w:rPr>
        <w:footnoteReference w:id="22"/>
      </w:r>
      <w:r>
        <w:rPr>
          <w:rFonts w:hint="eastAsia"/>
        </w:rPr>
        <w:t>。不同的读者针对这同一幅图会产生完全不同的理解，有的人认为这是一个兔子头像，有的人则认为这是一只鸭子图像。而这里所谓的背景理论指的正是一个人的认知被长期影响和构造的结果——一种信念体系。这种情况在社会现象中比较多见。图</w:t>
      </w:r>
      <w:r>
        <w:rPr>
          <w:rFonts w:hint="eastAsia"/>
        </w:rPr>
        <w:t>2</w:t>
      </w:r>
      <w:r>
        <w:rPr>
          <w:rFonts w:hint="eastAsia"/>
        </w:rPr>
        <w:t>是发生在</w:t>
      </w:r>
      <w:r>
        <w:rPr>
          <w:rFonts w:hint="eastAsia"/>
        </w:rPr>
        <w:t>2019</w:t>
      </w:r>
      <w:r>
        <w:rPr>
          <w:rFonts w:hint="eastAsia"/>
        </w:rPr>
        <w:t>年新年之夜的事情，</w:t>
      </w:r>
      <w:bookmarkStart w:id="52" w:name="OLE_LINK8"/>
      <w:r>
        <w:rPr>
          <w:rFonts w:hint="eastAsia"/>
        </w:rPr>
        <w:t>教皇</w:t>
      </w:r>
      <w:r>
        <w:rPr>
          <w:rFonts w:hint="eastAsia"/>
        </w:rPr>
        <w:t> Francis</w:t>
      </w:r>
      <w:bookmarkEnd w:id="52"/>
      <w:r>
        <w:rPr>
          <w:rFonts w:hint="eastAsia"/>
        </w:rPr>
        <w:t>在新年礼拜之后与场外等候的信徒握手，其中在队伍中间某处，教皇结束了握手，刚准备收手离开，他</w:t>
      </w:r>
      <w:r>
        <w:rPr>
          <w:rFonts w:hint="eastAsia"/>
        </w:rPr>
        <w:lastRenderedPageBreak/>
        <w:t>的右手被一名栏外妇女一把抓住，往怀里一拽，险些让</w:t>
      </w:r>
      <w:r>
        <w:rPr>
          <w:rFonts w:hint="eastAsia"/>
        </w:rPr>
        <w:t>83</w:t>
      </w:r>
      <w:r>
        <w:rPr>
          <w:rFonts w:hint="eastAsia"/>
        </w:rPr>
        <w:t>岁的老教皇摔倒。之后教皇对此反应很不悦，他用手连续地敲打这个妇女的手，让她放手，挣脱后很不悦地离开。但是在这件事情结束之后，教皇却对此表示一定的歉意——但似乎不是对这名妇女的，他说道：“在很多时候我们会丧失耐心，我也是，我为昨晚的坏榜样道歉。”</w:t>
      </w:r>
    </w:p>
    <w:p w14:paraId="162A22D5" w14:textId="77777777" w:rsidR="001B7007" w:rsidRDefault="00231664">
      <w:pPr>
        <w:tabs>
          <w:tab w:val="left" w:pos="3780"/>
        </w:tabs>
        <w:spacing w:line="288" w:lineRule="auto"/>
        <w:ind w:firstLine="420"/>
      </w:pPr>
      <w:r>
        <w:rPr>
          <w:noProof/>
        </w:rPr>
        <mc:AlternateContent>
          <mc:Choice Requires="wpg">
            <w:drawing>
              <wp:anchor distT="0" distB="0" distL="114300" distR="114300" simplePos="0" relativeHeight="251661312" behindDoc="0" locked="0" layoutInCell="1" allowOverlap="1" wp14:anchorId="595F563D" wp14:editId="397C4272">
                <wp:simplePos x="0" y="0"/>
                <wp:positionH relativeFrom="column">
                  <wp:posOffset>295910</wp:posOffset>
                </wp:positionH>
                <wp:positionV relativeFrom="paragraph">
                  <wp:posOffset>43180</wp:posOffset>
                </wp:positionV>
                <wp:extent cx="4723765" cy="2880995"/>
                <wp:effectExtent l="0" t="0" r="635" b="0"/>
                <wp:wrapTopAndBottom/>
                <wp:docPr id="11" name="组合 11"/>
                <wp:cNvGraphicFramePr/>
                <a:graphic xmlns:a="http://schemas.openxmlformats.org/drawingml/2006/main">
                  <a:graphicData uri="http://schemas.microsoft.com/office/word/2010/wordprocessingGroup">
                    <wpg:wgp>
                      <wpg:cNvGrpSpPr/>
                      <wpg:grpSpPr>
                        <a:xfrm>
                          <a:off x="0" y="0"/>
                          <a:ext cx="4723782" cy="2881291"/>
                          <a:chOff x="3505" y="241337"/>
                          <a:chExt cx="7247" cy="4166"/>
                        </a:xfrm>
                      </wpg:grpSpPr>
                      <wps:wsp>
                        <wps:cNvPr id="10" name="文本框 10"/>
                        <wps:cNvSpPr txBox="1"/>
                        <wps:spPr>
                          <a:xfrm>
                            <a:off x="6684" y="245037"/>
                            <a:ext cx="862"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D3378" w14:textId="77777777" w:rsidR="001B7007" w:rsidRDefault="00231664">
                              <w:pPr>
                                <w:rPr>
                                  <w:sz w:val="18"/>
                                  <w:szCs w:val="18"/>
                                </w:rPr>
                              </w:pPr>
                              <w:r>
                                <w:rPr>
                                  <w:rFonts w:hint="eastAsia"/>
                                  <w:sz w:val="18"/>
                                  <w:szCs w:val="18"/>
                                </w:rPr>
                                <w:t>图</w:t>
                              </w:r>
                              <w:r>
                                <w:rPr>
                                  <w:rFonts w:hint="eastAsia"/>
                                  <w:sz w:val="18"/>
                                  <w:szCs w:val="1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6" name="图片 2"/>
                          <pic:cNvPicPr>
                            <a:picLocks noChangeAspect="1"/>
                          </pic:cNvPicPr>
                        </pic:nvPicPr>
                        <pic:blipFill>
                          <a:blip r:embed="rId12"/>
                          <a:srcRect l="108" t="23415" r="13321" b="9196"/>
                          <a:stretch>
                            <a:fillRect/>
                          </a:stretch>
                        </pic:blipFill>
                        <pic:spPr>
                          <a:xfrm>
                            <a:off x="3505" y="241337"/>
                            <a:ext cx="7247" cy="3761"/>
                          </a:xfrm>
                          <a:prstGeom prst="rect">
                            <a:avLst/>
                          </a:prstGeom>
                          <a:noFill/>
                          <a:ln>
                            <a:noFill/>
                          </a:ln>
                        </pic:spPr>
                      </pic:pic>
                    </wpg:wgp>
                  </a:graphicData>
                </a:graphic>
              </wp:anchor>
            </w:drawing>
          </mc:Choice>
          <mc:Fallback>
            <w:pict>
              <v:group w14:anchorId="595F563D" id="组合 11" o:spid="_x0000_s1029" style="position:absolute;left:0;text-align:left;margin-left:23.3pt;margin-top:3.4pt;width:371.95pt;height:226.85pt;z-index:251661312" coordorigin="3505,241337" coordsize="7247,4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">
                <v:shape id="文本框 10" o:spid="_x0000_s1030" type="#_x0000_t202" style="position:absolute;left:6684;top:245037;width:862;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368D3378" w14:textId="77777777" w:rsidR="001B7007" w:rsidRDefault="00231664">
                        <w:pPr>
                          <w:rPr>
                            <w:sz w:val="18"/>
                            <w:szCs w:val="18"/>
                          </w:rPr>
                        </w:pPr>
                        <w:r>
                          <w:rPr>
                            <w:rFonts w:hint="eastAsia"/>
                            <w:sz w:val="18"/>
                            <w:szCs w:val="18"/>
                          </w:rPr>
                          <w:t>图</w:t>
                        </w:r>
                        <w:r>
                          <w:rPr>
                            <w:rFonts w:hint="eastAsia"/>
                            <w:sz w:val="18"/>
                            <w:szCs w:val="18"/>
                          </w:rPr>
                          <w:t>2</w:t>
                        </w:r>
                      </w:p>
                    </w:txbxContent>
                  </v:textbox>
                </v:shape>
                <v:shape id="图片 2" o:spid="_x0000_s1031" type="#_x0000_t75" style="position:absolute;left:3505;top:241337;width:7247;height: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">
                  <v:imagedata r:id="rId13" o:title="" croptop="15345f" cropbottom="6027f" cropleft="71f" cropright="8730f"/>
                </v:shape>
                <w10:wrap type="topAndBottom"/>
              </v:group>
            </w:pict>
          </mc:Fallback>
        </mc:AlternateContent>
      </w:r>
      <w:r>
        <w:rPr>
          <w:rFonts w:hint="eastAsia"/>
        </w:rPr>
        <w:t>事实上在这件事情上完全可以有两种不同的评价以及相关的假设，一种假设会同老教皇一样对教皇这一神圣的道德宗主抱有更高的要求，会认为这是一件对教皇来说缺乏耐心的不妥行为，或许这名信徒只是太过激动，而一时间做出了不理智地失礼行为。而基督的教义应该促使教皇原谅这件事。但另外一种观点却可能和普通人更类似，如果是一个普通的老人被生拉硬拽，险些摔倒的话，他当然有资格生气！这里的核心在于我们如何来认知教皇</w:t>
      </w:r>
      <w:r>
        <w:rPr>
          <w:rFonts w:hint="eastAsia"/>
        </w:rPr>
        <w:t> Francis</w:t>
      </w:r>
      <w:r>
        <w:rPr>
          <w:rFonts w:hint="eastAsia"/>
        </w:rPr>
        <w:t>的身份，他到底是一名普通的老人，还是一名全基督徒世界的道德偶像？我想一名不是出于对教皇的个人崇拜而信教的虔诚教众和一名出于个人崇拜而信教的虔诚教众，以及一名非基督徒对此的看法很有可能是不同的。如果他们缺乏慎辨性思维，他们或许会吵在一起。事实上，教皇事后的发言很值得人们思索，他并没有就此事向那名妇女道歉，但却就自己的德行问题向信众和全世界表达歉意。可见他对自己的身份的界定是非常清楚的，教皇只需要向德行本身看齐，并对一个“向全世界进行道德垂范的形象”负责。而无需对这名妇女负责，显然这名妇女也是失礼的。我们可以看到，教皇实际上展现出了极强的跨范式的假设认知能力，他既能够认清作为一名教皇的人在那个情景中的道德位置，又能够认清作为一名普通的老人在那个情景中的道德位置。</w:t>
      </w:r>
    </w:p>
    <w:p w14:paraId="69871121" w14:textId="77777777" w:rsidR="001B7007" w:rsidRDefault="00231664">
      <w:pPr>
        <w:tabs>
          <w:tab w:val="left" w:pos="3780"/>
        </w:tabs>
        <w:spacing w:line="288" w:lineRule="auto"/>
        <w:ind w:firstLine="420"/>
      </w:pPr>
      <w:r>
        <w:rPr>
          <w:rFonts w:hint="eastAsia"/>
        </w:rPr>
        <w:t>当然，我们并不想就此和盘托出一个“正确”的慎辨性思维概念，也无意对教皇的发言特别表示赞许。但我们的确可以发现一点，那就是教皇的发言的确有平息争端的作用——尽管这个作用不完全来自于他的发言本身。而这在很多时候是关怀教育所需要的，因为关怀教育的宗旨不正是尽量地、合理地减少由于概念范式不同而产生的各种矛盾吗？</w:t>
      </w:r>
    </w:p>
    <w:p w14:paraId="7DA91153" w14:textId="77777777" w:rsidR="001B7007" w:rsidRDefault="001B7007">
      <w:pPr>
        <w:tabs>
          <w:tab w:val="left" w:pos="3780"/>
        </w:tabs>
        <w:spacing w:line="288" w:lineRule="auto"/>
        <w:ind w:firstLine="420"/>
      </w:pPr>
    </w:p>
    <w:p w14:paraId="5A0AA466" w14:textId="77777777" w:rsidR="001B7007" w:rsidRDefault="00231664">
      <w:pPr>
        <w:tabs>
          <w:tab w:val="left" w:pos="3780"/>
        </w:tabs>
        <w:spacing w:line="288" w:lineRule="auto"/>
        <w:ind w:firstLine="420"/>
        <w:outlineLvl w:val="1"/>
      </w:pPr>
      <w:bookmarkStart w:id="53" w:name="_Toc22932"/>
      <w:r>
        <w:rPr>
          <w:rFonts w:hint="eastAsia"/>
        </w:rPr>
        <w:t>5.2</w:t>
      </w:r>
      <w:r>
        <w:rPr>
          <w:rFonts w:hint="eastAsia"/>
        </w:rPr>
        <w:t>慎辨性思维与关怀教育</w:t>
      </w:r>
      <w:bookmarkEnd w:id="53"/>
    </w:p>
    <w:p w14:paraId="6551B1A6" w14:textId="77777777" w:rsidR="001B7007" w:rsidRDefault="00231664">
      <w:pPr>
        <w:tabs>
          <w:tab w:val="left" w:pos="3780"/>
        </w:tabs>
        <w:spacing w:line="288" w:lineRule="auto"/>
        <w:ind w:firstLine="420"/>
      </w:pPr>
      <w:r>
        <w:rPr>
          <w:rFonts w:hint="eastAsia"/>
        </w:rPr>
        <w:t>虽然</w:t>
      </w:r>
      <w:bookmarkStart w:id="54" w:name="OLE_LINK10"/>
      <w:r>
        <w:rPr>
          <w:rFonts w:hint="eastAsia"/>
        </w:rPr>
        <w:t>布鲁斯菲尔德</w:t>
      </w:r>
      <w:bookmarkEnd w:id="54"/>
      <w:r>
        <w:rPr>
          <w:rFonts w:hint="eastAsia"/>
        </w:rPr>
        <w:t>的慎辨性思维的概念框架尤其是他关于范式假设的强调非常地符合</w:t>
      </w:r>
      <w:r>
        <w:rPr>
          <w:rFonts w:hint="eastAsia"/>
        </w:rPr>
        <w:lastRenderedPageBreak/>
        <w:t>我们之前的理论铺垫。但我们所设想的关怀教育与慎辨性思维教育的课程体系还是不同的。首先，关怀教育并不是一门专门的慎辨性思维课程，它只是运用了一部分慎辨性思维的教学理念和教学方法，关怀教育有的时候会依托于特定的内容来展开（例如本书第二篇由张媛媛女士所展示的生命关怀教育）。所以它并不一定要强调自己只是一门思维训练课程；其次，关怀教育最终想要构建的课程目标同慎辨性思维略有不同；第三，关怀教育对于慎辨性的外延的理解和要求要比一般意义上的慎辨性思维更广泛。</w:t>
      </w:r>
    </w:p>
    <w:p w14:paraId="0A1909EB" w14:textId="77777777" w:rsidR="001B7007" w:rsidRDefault="00231664">
      <w:pPr>
        <w:spacing w:line="288" w:lineRule="auto"/>
        <w:ind w:firstLine="420"/>
      </w:pPr>
      <w:r>
        <w:rPr>
          <w:rFonts w:hint="eastAsia"/>
        </w:rPr>
        <w:t>慎辨性思维的塑成不是一门课的任务，而是一个教育系统的长期任务，所以从理论上来说，期望通过一门课程就建立起我们所期望的那种慎辨性的思维习惯是不现实的。理论上来说，关怀教育同样也需要慎辨性的教育传统和土壤才能真正的起到完全的作用。从另外一个方面来说，有很多专家主义的学者就认为慎辨性思维会陷入空洞的辩才教育，因为在他们看来只有你具备了足够的专业知识，你才可能真正触及到问题的核心，你的讨论才有价值。这种批评也出现在对诸如</w:t>
      </w:r>
      <w:r>
        <w:rPr>
          <w:rFonts w:hint="eastAsia"/>
        </w:rPr>
        <w:t>PPE</w:t>
      </w:r>
      <w:r>
        <w:rPr>
          <w:rFonts w:hint="eastAsia"/>
        </w:rPr>
        <w:t>这样的以慎辨性思维为核心训练标准的跨专业学科教育的评论中。所以寻找一个即契合关怀主题，又有足够的慎辨性思维的施展空间，同时还倡导积极行动的教育素材就是非常重要的。出于这些考虑，行动亚洲选择了环保和动物保护等方面的素材作为议题。</w:t>
      </w:r>
    </w:p>
    <w:p w14:paraId="7D9E4353" w14:textId="77777777" w:rsidR="001B7007" w:rsidRDefault="00231664">
      <w:pPr>
        <w:spacing w:line="288" w:lineRule="auto"/>
        <w:ind w:firstLine="420"/>
      </w:pPr>
      <w:r>
        <w:rPr>
          <w:rFonts w:hint="eastAsia"/>
        </w:rPr>
        <w:t>慎辨性思维学习的过程在布鲁斯菲尔德看来是一个社会性学习的过程，例如可以通过小组学习来使学生发现彼此之间的假设的不同，从而加强自己的自省。但是由于慎辨性思维更倾向于找出差异，彼此批判，所以在很多时候课堂教学会陷入彼此争论的境地。或者会出现另外一种情况，即小型社群会集中于某个理念之下与其他社群展开竞争。而关怀教育的宗旨则要求人们能够真正做到相互关怀，而不是相互争斗。虽然客观上慎辨性思维的最终目标是为关怀提供作为理性基础的必要条件，即保持对假设的开放性分析嗅觉，但它并没有要求人们在恰当的时候运用自己的同理心与对方或某个观念达成妥协。虽然开放性思维为达成和解提供了必要条件，但这不代表着就一定会达成妥协，在很多时候假设的开放性反而会导致妥协的无法达成。但是在另外一个方向上来看，我们的保守主义似乎又客观地使我们适当地和自己的可能是有问题的范式性假设不轻易切割。所以，看上去虽然我们将积极地使用慎辨性思维为关怀教育服务，但却在两个方向上似乎与慎辨性思维的教育效果背道而驰。所以用我的一句不太恰当的话来说，关怀教育有的时候一种建立在精准分析基础上的“和稀泥”。用另外一句话来说，就是在不违背基本的认知透明性原则下为关系另外一方的立场或假设提供生存空间。在我们看来这是一种基本的社会性“善意”，是一个社会得以最终良性运行的基础。以我之前举的那个“急速下降”的例子来说，我的教练为什么要顾及我的感受呢——即便他已经模糊地知道我的立场和承受力与他完全不同。正如我所强调的，他对我的关怀并不只是出于职业要求，因为他对我的关怀表达了某种自觉，这种自觉并不强烈，但却足以令他的关怀行为与由于纯粹的外力压力而执行的行为完全不同。我想这就是关怀教育要诉诸的一种素朴愿景。</w:t>
      </w:r>
    </w:p>
    <w:p w14:paraId="3B89C7E1" w14:textId="77777777" w:rsidR="001B7007" w:rsidRDefault="00231664">
      <w:pPr>
        <w:spacing w:line="288" w:lineRule="auto"/>
        <w:ind w:firstLine="420"/>
      </w:pPr>
      <w:r>
        <w:rPr>
          <w:rFonts w:hint="eastAsia"/>
        </w:rPr>
        <w:t>但是正如我们上文中所强调的，关怀教育对慎辨性思维的要求是“保底”，而且这种诉求要比对一般的慎辨性思维的要求更高。从社会心理学的角度来看，慎辨性思维通过纠正人类的“外显态度”来调节人类的“行为”。但是当今社会中被用来混淆人类的价值和行为的</w:t>
      </w:r>
      <w:r>
        <w:rPr>
          <w:rFonts w:hint="eastAsia"/>
        </w:rPr>
        <w:lastRenderedPageBreak/>
        <w:t>利器早已能轻松的越过“外显态度”这一关而通过“内隐态度”作用于人类的行为。例如，在导致人类被“说服”的路径被分为两条，第一条被称作“中心路径”，中心论据是通过用来证明“假设”的“证据”起作用的，</w:t>
      </w:r>
      <w:r>
        <w:rPr>
          <w:rStyle w:val="a5"/>
          <w:rFonts w:hint="eastAsia"/>
        </w:rPr>
        <w:footnoteReference w:id="23"/>
      </w:r>
      <w:r>
        <w:rPr>
          <w:rFonts w:hint="eastAsia"/>
        </w:rPr>
        <w:t>“如果论据有力且令人信服，就很可能说服他人。如果论据苍白无力，思维缜密的人会很快主义到这一点并且进行反驳。”</w:t>
      </w:r>
    </w:p>
    <w:p w14:paraId="2FC5DEFA" w14:textId="77777777" w:rsidR="001B7007" w:rsidRDefault="00231664">
      <w:pPr>
        <w:spacing w:line="288" w:lineRule="auto"/>
        <w:ind w:firstLine="420"/>
      </w:pPr>
      <w:r>
        <w:rPr>
          <w:rFonts w:hint="eastAsia"/>
        </w:rPr>
        <w:t>“但论据有力与否有时并不重要。我们并不总能全神贯注地仔细思考。如果我们接受信息时心不在焉、感觉与己无关只是太过忙碌，根本没有时间仔细推敲该信息的意义。此时我们会接受</w:t>
      </w:r>
      <w:r>
        <w:rPr>
          <w:rFonts w:hint="eastAsia"/>
          <w:b/>
          <w:bCs/>
        </w:rPr>
        <w:t>外周路径</w:t>
      </w:r>
      <w:r>
        <w:rPr>
          <w:rFonts w:hint="eastAsia"/>
        </w:rPr>
        <w:t>说服，也就是关注那些令人不假思索就接受的外部线索，而不会注意论据是否令人信服。”“一些很细微的事情都可能影响消费行为。比如喜欢法国音乐的人就可能购买法国酒”“烟草广告总是将香烟与美女及愉悦的形象联系在一起，而不会提供证据支持人们吸烟。”</w:t>
      </w:r>
      <w:r>
        <w:rPr>
          <w:rStyle w:val="a5"/>
          <w:rFonts w:hint="eastAsia"/>
        </w:rPr>
        <w:footnoteReference w:id="24"/>
      </w:r>
    </w:p>
    <w:p w14:paraId="5507E74C" w14:textId="77777777" w:rsidR="001B7007" w:rsidRDefault="00231664">
      <w:pPr>
        <w:spacing w:line="288" w:lineRule="auto"/>
        <w:ind w:firstLine="420"/>
      </w:pPr>
      <w:r>
        <w:rPr>
          <w:rFonts w:hint="eastAsia"/>
        </w:rPr>
        <w:t>在人工智能技术被大量过度使用的今天，互联网上几乎没有一种宣传方式不是依靠外周路径，所以对于新时代的慎辨性思维的教学者来说情况发生了全新的变化，对于社会对范式性假设的塑成速度和效率远远超过人们依据慎辨性思维对其进行破解和建立完整分析的速度。所以我们认为，关怀教育的教育者必须致力于对受众的“自我认知管理”训练，当然这必须是基于科学事实和高级的慎辨性思维的。</w:t>
      </w:r>
    </w:p>
    <w:p w14:paraId="2B413D94" w14:textId="77777777" w:rsidR="001B7007" w:rsidRDefault="001B7007">
      <w:pPr>
        <w:spacing w:line="288" w:lineRule="auto"/>
        <w:ind w:firstLine="420"/>
      </w:pPr>
    </w:p>
    <w:p w14:paraId="00E430FC" w14:textId="77777777" w:rsidR="001B7007" w:rsidRDefault="00231664">
      <w:pPr>
        <w:spacing w:line="288" w:lineRule="auto"/>
        <w:ind w:firstLine="420"/>
        <w:outlineLvl w:val="1"/>
      </w:pPr>
      <w:bookmarkStart w:id="57" w:name="_Toc14890"/>
      <w:r>
        <w:rPr>
          <w:rFonts w:hint="eastAsia"/>
        </w:rPr>
        <w:t>5.3</w:t>
      </w:r>
      <w:r>
        <w:rPr>
          <w:rFonts w:hint="eastAsia"/>
        </w:rPr>
        <w:t>教学原则</w:t>
      </w:r>
      <w:bookmarkEnd w:id="57"/>
    </w:p>
    <w:p w14:paraId="4D37DB55" w14:textId="77777777" w:rsidR="001B7007" w:rsidRDefault="00231664">
      <w:pPr>
        <w:spacing w:line="288" w:lineRule="auto"/>
        <w:ind w:firstLine="420"/>
      </w:pPr>
      <w:r>
        <w:rPr>
          <w:rFonts w:hint="eastAsia"/>
        </w:rPr>
        <w:t>基于关怀教育与慎辨性思维教育的异同，我们将概略的提几条在学校环境中的教学原则和个别的教学方法。如果读者想要看到操作性更强的、更详细的案例展示可以到本书的第二篇去寻找。</w:t>
      </w:r>
    </w:p>
    <w:p w14:paraId="72E63706" w14:textId="77777777" w:rsidR="001B7007" w:rsidRDefault="00231664">
      <w:pPr>
        <w:spacing w:line="288" w:lineRule="auto"/>
        <w:ind w:firstLine="420"/>
      </w:pPr>
      <w:r>
        <w:rPr>
          <w:rFonts w:hint="eastAsia"/>
        </w:rPr>
        <w:t xml:space="preserve">1 </w:t>
      </w:r>
      <w:r>
        <w:rPr>
          <w:rFonts w:hint="eastAsia"/>
        </w:rPr>
        <w:t>亲身示范。亲身示范是获取学生信任的重要途径，这个信任来自两个方面，一方面促成学生对你的能力的认可，另一个方面，直接建立你和学生之间的同理心。正如布鲁斯菲尔德在自己的课堂上毫不避讳地讲述自己如何依靠慎辨性思维逐步地治好了自己的抑郁症。而我在上文中所例举的关于我的案例也都是真实的。只有你亲身经历的案例才是你真正掌握的。尤其是当我们试图对自己的学生进行认知自我管理训练的时候，必须要自己去先行实验。例如如何通过有意识地对网络社交信息通道进行管理来调整自己的认知输入。如，建立有周期的信道审查机制，建立分组机制，信息制衡机制等等。</w:t>
      </w:r>
    </w:p>
    <w:p w14:paraId="04D9E31C" w14:textId="77777777" w:rsidR="001B7007" w:rsidRDefault="00231664">
      <w:pPr>
        <w:spacing w:line="288" w:lineRule="auto"/>
        <w:ind w:firstLine="420"/>
      </w:pPr>
      <w:r>
        <w:rPr>
          <w:rFonts w:hint="eastAsia"/>
        </w:rPr>
        <w:t>2</w:t>
      </w:r>
      <w:r>
        <w:rPr>
          <w:rFonts w:hint="eastAsia"/>
        </w:rPr>
        <w:t>强调社会性学习。这一点再怎么强调也不为过。一般而言，分组活动是比较流行的教学手段。无论是组内讨论，还是组间竞争，都有利于学生与他人建立更有深度和广度的联系。这里的方案很多，读者可以去阅读布鲁克菲尔德的著作，我个人用的比较多且推荐的一种是一种改良版的“粉笔对话”</w:t>
      </w:r>
      <w:r>
        <w:rPr>
          <w:rFonts w:hint="eastAsia"/>
        </w:rPr>
        <w:t>,</w:t>
      </w:r>
      <w:r>
        <w:rPr>
          <w:rFonts w:hint="eastAsia"/>
        </w:rPr>
        <w:t>我会把一个有争议的问题交给两个组来讨论，他们各自持有一种立场。我们可以将对话的题目写在黑板中央，由不同的组将他们的答案写成简单的语词列在题目两侧。彼此之间可以回应对方的观点。这种方式的好处在于，它可以用一种直接的方式展现针对同一个问题的不同假设，不同概念之间的关系，教师可以通过修改的方式纠正不同答案的呈现方式，以帮助学生找到他们的假设，也可以通过连线符号等灵活的方式来描述</w:t>
      </w:r>
      <w:r>
        <w:rPr>
          <w:rFonts w:hint="eastAsia"/>
        </w:rPr>
        <w:lastRenderedPageBreak/>
        <w:t>不同概念和假设之间的关系。</w:t>
      </w:r>
    </w:p>
    <w:p w14:paraId="35EA5B73" w14:textId="77777777" w:rsidR="001B7007" w:rsidRDefault="00231664">
      <w:pPr>
        <w:spacing w:line="288" w:lineRule="auto"/>
        <w:ind w:firstLine="420"/>
      </w:pPr>
      <w:r>
        <w:rPr>
          <w:rFonts w:hint="eastAsia"/>
        </w:rPr>
        <w:t>3</w:t>
      </w:r>
      <w:r>
        <w:rPr>
          <w:rFonts w:hint="eastAsia"/>
        </w:rPr>
        <w:t>循序渐进，由浅入深，注意区别。由于不同的年龄段，不同性别和不同文化下的学生的认知水平会有差别。教师需要注意的是出适合他们的教学内容和方式。注意调控分组状况，避免出现由于水平不对等而导致的“一言堂”现象。要达到这一点，教师需要使用《关键时间调查问卷》，该问卷用来检验教师关于自己的教学假设的准确程度，例如</w:t>
      </w:r>
    </w:p>
    <w:p w14:paraId="7AC3200B" w14:textId="77777777" w:rsidR="001B7007" w:rsidRDefault="00231664">
      <w:pPr>
        <w:spacing w:line="288" w:lineRule="auto"/>
        <w:ind w:firstLine="420"/>
      </w:pPr>
      <w:r>
        <w:rPr>
          <w:rFonts w:hint="eastAsia"/>
        </w:rPr>
        <w:t>什么时候让你最投入？</w:t>
      </w:r>
    </w:p>
    <w:p w14:paraId="2AB13AF6" w14:textId="77777777" w:rsidR="001B7007" w:rsidRDefault="00231664">
      <w:pPr>
        <w:spacing w:line="288" w:lineRule="auto"/>
        <w:ind w:firstLine="420"/>
      </w:pPr>
      <w:r>
        <w:rPr>
          <w:rFonts w:hint="eastAsia"/>
        </w:rPr>
        <w:t>什么时候你最跟不上？</w:t>
      </w:r>
    </w:p>
    <w:p w14:paraId="6C2FB7AC" w14:textId="77777777" w:rsidR="001B7007" w:rsidRDefault="00231664">
      <w:pPr>
        <w:spacing w:line="288" w:lineRule="auto"/>
        <w:ind w:firstLine="420"/>
      </w:pPr>
      <w:r>
        <w:rPr>
          <w:rFonts w:hint="eastAsia"/>
        </w:rPr>
        <w:t>其他人在课堂上的举动，你认为哪一点让你受益最大？</w:t>
      </w:r>
    </w:p>
    <w:p w14:paraId="7DA6262F" w14:textId="77777777" w:rsidR="001B7007" w:rsidRDefault="00231664">
      <w:pPr>
        <w:spacing w:line="288" w:lineRule="auto"/>
        <w:ind w:firstLine="420"/>
      </w:pPr>
      <w:r>
        <w:rPr>
          <w:rFonts w:hint="eastAsia"/>
        </w:rPr>
        <w:t>其他人在课堂上的举动，你认为哪一点让你最困惑？</w:t>
      </w:r>
    </w:p>
    <w:p w14:paraId="6A13DE12" w14:textId="77777777" w:rsidR="001B7007" w:rsidRDefault="00231664">
      <w:pPr>
        <w:spacing w:line="288" w:lineRule="auto"/>
        <w:ind w:firstLine="420"/>
      </w:pPr>
      <w:r>
        <w:rPr>
          <w:rFonts w:hint="eastAsia"/>
        </w:rPr>
        <w:t>关于这堂课，哪一点让你最吃惊？</w:t>
      </w:r>
    </w:p>
    <w:p w14:paraId="173B4244" w14:textId="77777777" w:rsidR="001B7007" w:rsidRDefault="00231664">
      <w:pPr>
        <w:spacing w:line="288" w:lineRule="auto"/>
        <w:ind w:firstLine="420"/>
      </w:pPr>
      <w:r>
        <w:rPr>
          <w:rFonts w:hint="eastAsia"/>
        </w:rPr>
        <w:t>……</w:t>
      </w:r>
    </w:p>
    <w:p w14:paraId="5769E97E" w14:textId="77777777" w:rsidR="001B7007" w:rsidRDefault="00231664">
      <w:pPr>
        <w:spacing w:line="288" w:lineRule="auto"/>
        <w:ind w:firstLine="420"/>
      </w:pPr>
      <w:r>
        <w:rPr>
          <w:rFonts w:hint="eastAsia"/>
        </w:rPr>
        <w:t>布尔斯菲尔德在他的主页（</w:t>
      </w:r>
      <w:r>
        <w:rPr>
          <w:rFonts w:hint="eastAsia"/>
        </w:rPr>
        <w:t>www. Stephenbrookfield.com</w:t>
      </w:r>
      <w:r>
        <w:rPr>
          <w:rFonts w:hint="eastAsia"/>
        </w:rPr>
        <w:t>）提供了这份问卷的完整版，和一些案例研究。</w:t>
      </w:r>
      <w:r>
        <w:rPr>
          <w:rStyle w:val="a5"/>
          <w:rFonts w:hint="eastAsia"/>
        </w:rPr>
        <w:footnoteReference w:id="25"/>
      </w:r>
      <w:r>
        <w:rPr>
          <w:rFonts w:hint="eastAsia"/>
        </w:rPr>
        <w:t>读者可以拿来参考。</w:t>
      </w:r>
    </w:p>
    <w:p w14:paraId="152F68DC" w14:textId="77777777" w:rsidR="001B7007" w:rsidRDefault="00231664">
      <w:pPr>
        <w:spacing w:line="288" w:lineRule="auto"/>
        <w:ind w:firstLine="420"/>
      </w:pPr>
      <w:r>
        <w:rPr>
          <w:rFonts w:hint="eastAsia"/>
        </w:rPr>
        <w:t xml:space="preserve">4 </w:t>
      </w:r>
      <w:r>
        <w:rPr>
          <w:rFonts w:hint="eastAsia"/>
        </w:rPr>
        <w:t>永远不要忽视阅读和写作。适合学生的文献是比较系统的展示一个观点和其论证的最好例证，同样完成一个比较系统的论证型文章也是检验学生的慎辨性思维的深度和系统性的最好方法。</w:t>
      </w:r>
    </w:p>
    <w:p w14:paraId="56D66A7B" w14:textId="77777777" w:rsidR="001B7007" w:rsidRDefault="001B7007">
      <w:pPr>
        <w:spacing w:line="288" w:lineRule="auto"/>
        <w:ind w:firstLine="420"/>
      </w:pPr>
    </w:p>
    <w:p w14:paraId="7ABFD11D" w14:textId="77777777" w:rsidR="001B7007" w:rsidRDefault="00231664">
      <w:pPr>
        <w:pStyle w:val="2"/>
      </w:pPr>
      <w:bookmarkStart w:id="58" w:name="_Toc7158"/>
      <w:r>
        <w:rPr>
          <w:rFonts w:hint="eastAsia"/>
        </w:rPr>
        <w:t xml:space="preserve">6 </w:t>
      </w:r>
      <w:r>
        <w:rPr>
          <w:rFonts w:hint="eastAsia"/>
        </w:rPr>
        <w:t>积极心理学与关怀实践</w:t>
      </w:r>
      <w:bookmarkEnd w:id="58"/>
    </w:p>
    <w:p w14:paraId="2BC63CF9" w14:textId="77777777" w:rsidR="001B7007" w:rsidRDefault="00231664">
      <w:pPr>
        <w:spacing w:line="288" w:lineRule="auto"/>
        <w:ind w:firstLine="420"/>
      </w:pPr>
      <w:r>
        <w:rPr>
          <w:rFonts w:hint="eastAsia"/>
        </w:rPr>
        <w:t>如果有人认为我们这种保守主义的关怀教育总体而言是与“积极”二字挂不上勾的，这恐怕是一种误解。不承诺做任何的价值增强不意味着我们试图力主一种“消极心理学”。在第一篇的最后，让我们来谈一谈积极心理学对关怀教育的意义。</w:t>
      </w:r>
    </w:p>
    <w:p w14:paraId="6F1DE49C" w14:textId="77777777" w:rsidR="001B7007" w:rsidRDefault="00231664">
      <w:pPr>
        <w:spacing w:line="288" w:lineRule="auto"/>
        <w:ind w:firstLine="420"/>
      </w:pPr>
      <w:r>
        <w:rPr>
          <w:rFonts w:hint="eastAsia"/>
        </w:rPr>
        <w:t>任何一种德育类的课程最终的目的都应该是积极的行动，而不仅仅是“正确的”态度而已。但是，我们必须要永远正视“态度——行动”的基本心理学假设，这是人类道德生活中特有的部分，也是主流的作用基点。既然我们不诉诸对学生的价值的直接干预，那如何保障他们能够积极而“正确的”行动呢？或许这是所有道德教育需要回答的问题。</w:t>
      </w:r>
    </w:p>
    <w:p w14:paraId="68D831CD" w14:textId="77777777" w:rsidR="001B7007" w:rsidRDefault="00231664">
      <w:pPr>
        <w:spacing w:line="288" w:lineRule="auto"/>
        <w:ind w:firstLine="420"/>
      </w:pPr>
      <w:r>
        <w:rPr>
          <w:rFonts w:hint="eastAsia"/>
        </w:rPr>
        <w:t>对于关怀教育而言，“积极”的意义特指对于理解和建构关怀关系的“耐心”和正确的生活方式。任何关怀关系的建立，在某种意义上同时也是自我的建构过程，正如我们在讨论慎辨性思维时所提到的，对观念的开放性的认知实际上只能在关系中获得，人们正是在对关系的认识的过程中建立了自身与他人的不同，同时通过关系来确认这种独特性。在我们的日常生活中存在两种与“独立性的建立”相关的障碍性情境。第一种往往更多出现在集体主义的文化中，这种人认为自己与众不同，格格不入，但是他们会坚持认为自己受到了不公平的对待。我们往往无需担心这样的学生会陷入某种有害的负面情绪，作为教师只需要对他们的态度和假设进行客观和积极的评价即可。这种情况中的学生的自我并非与他人割裂，只不过</w:t>
      </w:r>
      <w:r>
        <w:rPr>
          <w:rFonts w:hint="eastAsia"/>
        </w:rPr>
        <w:lastRenderedPageBreak/>
        <w:t>他与别人建立关系的方式很难导致共识和关怀。他人对他的假设只是“不认同”，而不是“漠视”。这是很重要的，这种关系网中的个体依然可以建立自我，由于关系的张力，他们反而能够构建更独立和强大的自我。第二种情形中的主体则完全不同，他们与前者的不同在于，他们无法与他人建立起有效的关系，这会直接导致他对自我的构建缺乏信心和持续的动力。事实上这种人对于自我和关系往往是更加敏感的，同时他们有时也往往能够更加“客观地”认知自己所处的情景。这被称作“</w:t>
      </w:r>
      <w:bookmarkStart w:id="59" w:name="OLE_LINK14"/>
      <w:r>
        <w:rPr>
          <w:rFonts w:hint="eastAsia"/>
        </w:rPr>
        <w:t>抑郁现实主义</w:t>
      </w:r>
      <w:bookmarkEnd w:id="59"/>
      <w:r>
        <w:rPr>
          <w:rFonts w:hint="eastAsia"/>
        </w:rPr>
        <w:t>”，又被称作“悲观而明智效应”，正常人通常会夸大对周围事情的控制力，而抑郁症患者则往往没有这种“理想化”的夸大态度。</w:t>
      </w:r>
      <w:r>
        <w:rPr>
          <w:rStyle w:val="a5"/>
          <w:rFonts w:hint="eastAsia"/>
        </w:rPr>
        <w:footnoteReference w:id="26"/>
      </w:r>
      <w:r>
        <w:rPr>
          <w:rFonts w:hint="eastAsia"/>
        </w:rPr>
        <w:t>这与抑郁症患者的归因模式有关，他们更倾向于将失败和挫败的原因归结为稳定的（它会一直持续下去）、普遍的（它会影响我做的每件事情）和内在的（这全是我的错）。</w:t>
      </w:r>
      <w:r>
        <w:rPr>
          <w:rStyle w:val="a5"/>
          <w:rFonts w:hint="eastAsia"/>
        </w:rPr>
        <w:footnoteReference w:id="27"/>
      </w:r>
      <w:r>
        <w:rPr>
          <w:rFonts w:hint="eastAsia"/>
        </w:rPr>
        <w:t>由于缺乏对自我的积极建构，这种主体会持续地否认自己的各类假设的独特性和有效性，从而也无法有效的否认他人的假设的特定性和有效性。走向抑郁风格的自我解释是这种情况的结果之一。</w:t>
      </w:r>
    </w:p>
    <w:p w14:paraId="48FB6C80" w14:textId="77777777" w:rsidR="001B7007" w:rsidRDefault="00231664">
      <w:pPr>
        <w:spacing w:line="288" w:lineRule="auto"/>
        <w:ind w:firstLine="420"/>
      </w:pPr>
      <w:r>
        <w:rPr>
          <w:rFonts w:hint="eastAsia"/>
        </w:rPr>
        <w:t>我们看到对于关系的建构和维护是一个动态持续的过程，所以“积极”的“耐心”指的恰恰是对于这个建构过程的有效性的信任，这将最终转化为对自己的信任，并将在特定的条件下进一步转化为对他人的信任。对这个过程起作用的因素非常多且复杂，有一些甚至超出了教育本身所能控制的范围。所以教育者必须认识到自己的缺陷，并且结合自己有限的资源来为自己的学生提供必要的教育。让我们回到积极心理学的心理动力问题，按照上文中的研究所阐述的，似乎正常人是通过某种类似自我欺骗的方式来维持自己的积极态度的。在心理机制上它们的确有些像，但是我们往往不对某些情况下的类似态度的展现抱有一种针对某些自欺的负面道德态度。布罗特和津巴多（</w:t>
      </w:r>
      <w:r>
        <w:rPr>
          <w:rFonts w:hint="eastAsia"/>
        </w:rPr>
        <w:t>Brodt &amp; Zimbrado</w:t>
      </w:r>
      <w:r>
        <w:rPr>
          <w:rFonts w:hint="eastAsia"/>
        </w:rPr>
        <w:t>）</w:t>
      </w:r>
      <w:r>
        <w:rPr>
          <w:rStyle w:val="a5"/>
          <w:rFonts w:hint="eastAsia"/>
        </w:rPr>
        <w:footnoteReference w:id="28"/>
      </w:r>
      <w:r>
        <w:rPr>
          <w:rFonts w:hint="eastAsia"/>
        </w:rPr>
        <w:t>曾做过一个实验，让两组害羞的女生分别在某个房间同一名帅气的男性（实验员）对话。他们事先让其中一组女生在一个房间中听大声的噪音，并告诉她们在的一些诸如心跳加速之类的（害羞表征的反应）是由刺耳的噪音导致的，另外一组作为对照组不做这个处理。结果是这些事先听了噪音的女生不再显得那么害羞。试问我们的读者，这些女生情况是我们平时所谈论的自欺吗？即便是，我们也认为这种干预（无论是外在干预还是内在干预）是有积极意义的。</w:t>
      </w:r>
    </w:p>
    <w:p w14:paraId="707E3AF8" w14:textId="77777777" w:rsidR="001B7007" w:rsidRDefault="00231664">
      <w:pPr>
        <w:spacing w:line="288" w:lineRule="auto"/>
        <w:ind w:firstLine="420"/>
      </w:pPr>
      <w:r>
        <w:rPr>
          <w:rFonts w:hint="eastAsia"/>
        </w:rPr>
        <w:t>在自欺的问题上，我曾经做过一点哲学性的研究</w:t>
      </w:r>
      <w:r>
        <w:rPr>
          <w:rStyle w:val="a5"/>
          <w:rFonts w:hint="eastAsia"/>
        </w:rPr>
        <w:footnoteReference w:id="29"/>
      </w:r>
      <w:r>
        <w:rPr>
          <w:rFonts w:hint="eastAsia"/>
        </w:rPr>
        <w:t>。哲学家</w:t>
      </w:r>
      <w:r>
        <w:rPr>
          <w:rFonts w:hint="eastAsia"/>
        </w:rPr>
        <w:t>Alfred Mele</w:t>
      </w:r>
      <w:r>
        <w:rPr>
          <w:rFonts w:hint="eastAsia"/>
        </w:rPr>
        <w:t>将自欺理解为某种认知偏见导致的，其中有一些是由于外在因素导致的（例如证据信息抓住认知的程度），另外一些是由于内在因素导致的。后一种情况又可以分为很多不同的情况，我认为并非所有的有主观态度介入的认知偏见都有问题，事实上这是每个人的范式性假设的必然结果，前提是一个人能否对此建立慎辨性思维的考察体系，并且有能力（或直觉）去考察自己这种假设会对自己所处的关系性处境，以及对自己的自我塑成的利好或负面关系。这并不容易做到，但是这的确是人类的一些无法避免的自然状况。我们一方面要强调保守主义指导下慎辨性思维的运用，但在另外一个方面却要警惕抑郁现实主义的状况，因为这不是关怀教育在运用慎</w:t>
      </w:r>
      <w:r>
        <w:rPr>
          <w:rFonts w:hint="eastAsia"/>
        </w:rPr>
        <w:lastRenderedPageBreak/>
        <w:t>辨性思维的时所期望达到的目的。</w:t>
      </w:r>
    </w:p>
    <w:p w14:paraId="35A93F72" w14:textId="77777777" w:rsidR="001B7007" w:rsidRDefault="00231664">
      <w:pPr>
        <w:spacing w:line="288" w:lineRule="auto"/>
        <w:ind w:firstLine="420"/>
      </w:pPr>
      <w:r>
        <w:rPr>
          <w:rFonts w:hint="eastAsia"/>
        </w:rPr>
        <w:t>此外，在市面上有很多利用内在或外在干预来构建的自我提升或者教育的教程，我们需要慎重地审视和借用它们。</w:t>
      </w:r>
      <w:r>
        <w:rPr>
          <w:rFonts w:hint="eastAsia"/>
        </w:rPr>
        <w:t>Tal Ben-Shahar</w:t>
      </w:r>
      <w:r>
        <w:rPr>
          <w:rFonts w:hint="eastAsia"/>
        </w:rPr>
        <w:t>在哈佛大学开设积极心理学课程时曾提到一个研究，</w:t>
      </w:r>
      <w:r>
        <w:rPr>
          <w:rFonts w:hint="eastAsia"/>
        </w:rPr>
        <w:t>90%</w:t>
      </w:r>
      <w:r>
        <w:rPr>
          <w:rFonts w:hint="eastAsia"/>
        </w:rPr>
        <w:t>的干预是无效或者是有负面效应的。他比较慎重地提倡了几种我们也可以借鉴的干预形式，如每周保持一定时间的体育运动，保持恰当的睡眠数量，日常生活中要适当地与自己的亲人拥抱。虽然干预是有风险的，正如我们的保守主义所警惕的，但是不得不承认人类的自律习惯在很大程度上是依靠内在或者外在干预协助形成的。如果熟悉社会心理学中，行为对态度的反作用的话，我们就会知道人类有的时候需要行为的执行或成功来为自己提供积极的暗示。</w:t>
      </w:r>
    </w:p>
    <w:p w14:paraId="38F3BBED" w14:textId="77777777" w:rsidR="001B7007" w:rsidRDefault="00231664">
      <w:pPr>
        <w:spacing w:line="288" w:lineRule="auto"/>
        <w:ind w:firstLine="420"/>
      </w:pPr>
      <w:r>
        <w:rPr>
          <w:rFonts w:hint="eastAsia"/>
        </w:rPr>
        <w:t>最后，我们需要以手段（空间）为标准来给出一个积极性的关怀教育手段说适应的范围。如下：</w:t>
      </w:r>
    </w:p>
    <w:p w14:paraId="797D3FD2" w14:textId="77777777" w:rsidR="001B7007" w:rsidRDefault="00231664">
      <w:pPr>
        <w:spacing w:line="288" w:lineRule="auto"/>
        <w:ind w:firstLine="420"/>
      </w:pPr>
      <w:r>
        <w:rPr>
          <w:rFonts w:hint="eastAsia"/>
        </w:rPr>
        <w:t xml:space="preserve">1 </w:t>
      </w:r>
      <w:r>
        <w:rPr>
          <w:rFonts w:hint="eastAsia"/>
        </w:rPr>
        <w:t>课堂教育——慎辨性思维与知识教育。</w:t>
      </w:r>
    </w:p>
    <w:p w14:paraId="55065B7E" w14:textId="77777777" w:rsidR="001B7007" w:rsidRDefault="00231664">
      <w:pPr>
        <w:spacing w:line="288" w:lineRule="auto"/>
        <w:ind w:firstLine="420"/>
      </w:pPr>
      <w:r>
        <w:rPr>
          <w:rFonts w:hint="eastAsia"/>
        </w:rPr>
        <w:t xml:space="preserve">2 </w:t>
      </w:r>
      <w:r>
        <w:rPr>
          <w:rFonts w:hint="eastAsia"/>
        </w:rPr>
        <w:t>广义校园与家庭——慎辨性思维与一定程度的认知与行为干预。</w:t>
      </w:r>
    </w:p>
    <w:p w14:paraId="6FF0C285" w14:textId="77777777" w:rsidR="001B7007" w:rsidRDefault="00231664">
      <w:pPr>
        <w:spacing w:line="288" w:lineRule="auto"/>
        <w:ind w:firstLine="420"/>
      </w:pPr>
      <w:r>
        <w:rPr>
          <w:rFonts w:hint="eastAsia"/>
        </w:rPr>
        <w:t xml:space="preserve">3 </w:t>
      </w:r>
      <w:r>
        <w:rPr>
          <w:rFonts w:hint="eastAsia"/>
        </w:rPr>
        <w:t>从校园走向社区——服务性学习。</w:t>
      </w:r>
    </w:p>
    <w:p w14:paraId="026348AE" w14:textId="77777777" w:rsidR="001B7007" w:rsidRDefault="00231664">
      <w:pPr>
        <w:spacing w:line="288" w:lineRule="auto"/>
        <w:ind w:firstLine="420"/>
      </w:pPr>
      <w:r>
        <w:rPr>
          <w:rFonts w:hint="eastAsia"/>
        </w:rPr>
        <w:t>慎辨性思维必然贯穿整个手段范围扩展的始终——服务性学习本身就强调对慎辨性思维的强化。这三个层次无法颠倒，必须是层进式的。没有足够多的慎辨性思维的训练，我们就不能对学生主动地施加任何干预，任何干预都必须遵守类似心理咨询的基本原则——主体对此具备完全的自觉。服务性学习所涉及的元素更加复杂，效果也更加多样，目的不仅是为了直接去解决某个社会问题，同时也是通过学生对于慎辨性思维和解决问题的能力的运用来强化自己的这些方面的能力。因此，服务性学习结束之后有必要进行严密地类似《关键性事件调查问卷》的教育调查。以促进学生和老师的反思和总结归纳。</w:t>
      </w:r>
    </w:p>
    <w:p w14:paraId="35E7DF1A" w14:textId="77777777" w:rsidR="001B7007" w:rsidRDefault="001B7007">
      <w:pPr>
        <w:spacing w:line="288" w:lineRule="auto"/>
        <w:ind w:firstLine="420"/>
      </w:pPr>
    </w:p>
    <w:p w14:paraId="1B66C284" w14:textId="77777777" w:rsidR="001B7007" w:rsidRDefault="001B7007">
      <w:pPr>
        <w:spacing w:line="288" w:lineRule="auto"/>
        <w:ind w:firstLine="420"/>
      </w:pPr>
    </w:p>
    <w:p w14:paraId="5040F2CE" w14:textId="77777777" w:rsidR="001B7007" w:rsidRDefault="001B7007">
      <w:pPr>
        <w:spacing w:line="288" w:lineRule="auto"/>
        <w:ind w:firstLine="420"/>
      </w:pPr>
    </w:p>
    <w:p w14:paraId="66AFB328" w14:textId="77777777" w:rsidR="001B7007" w:rsidRDefault="001B7007">
      <w:pPr>
        <w:spacing w:line="288" w:lineRule="auto"/>
        <w:ind w:firstLine="420"/>
      </w:pPr>
    </w:p>
    <w:p w14:paraId="7D78FC10" w14:textId="77777777" w:rsidR="001B7007" w:rsidRDefault="00231664">
      <w:r>
        <w:rPr>
          <w:rFonts w:hint="eastAsia"/>
        </w:rPr>
        <w:br w:type="page"/>
      </w:r>
    </w:p>
    <w:p w14:paraId="256AFFA7" w14:textId="77777777" w:rsidR="001B7007" w:rsidRDefault="001B7007">
      <w:pPr>
        <w:spacing w:line="288" w:lineRule="auto"/>
        <w:ind w:firstLine="420"/>
      </w:pPr>
    </w:p>
    <w:p w14:paraId="14DE7DAA" w14:textId="77777777" w:rsidR="001B7007" w:rsidRDefault="001B7007">
      <w:pPr>
        <w:spacing w:line="288" w:lineRule="auto"/>
        <w:ind w:firstLine="420"/>
      </w:pPr>
    </w:p>
    <w:p w14:paraId="3687ADFD" w14:textId="77777777" w:rsidR="001B7007" w:rsidRDefault="001B7007">
      <w:pPr>
        <w:spacing w:line="288" w:lineRule="auto"/>
      </w:pPr>
    </w:p>
    <w:p w14:paraId="0E2A847A" w14:textId="77777777" w:rsidR="001B7007" w:rsidRDefault="00231664">
      <w:pPr>
        <w:tabs>
          <w:tab w:val="left" w:pos="7467"/>
        </w:tabs>
        <w:jc w:val="left"/>
      </w:pPr>
      <w:r>
        <w:rPr>
          <w:rFonts w:hint="eastAsia"/>
        </w:rPr>
        <w:tab/>
      </w:r>
    </w:p>
    <w:p w14:paraId="1028ED54" w14:textId="77777777" w:rsidR="001B7007" w:rsidRDefault="001B7007">
      <w:pPr>
        <w:tabs>
          <w:tab w:val="left" w:pos="7467"/>
        </w:tabs>
        <w:jc w:val="left"/>
      </w:pPr>
    </w:p>
    <w:p w14:paraId="0D255B0D" w14:textId="77777777" w:rsidR="001B7007" w:rsidRDefault="001B7007">
      <w:pPr>
        <w:tabs>
          <w:tab w:val="left" w:pos="7467"/>
        </w:tabs>
        <w:jc w:val="left"/>
      </w:pPr>
    </w:p>
    <w:p w14:paraId="6D22C9A7" w14:textId="77777777" w:rsidR="001B7007" w:rsidRDefault="001B7007">
      <w:pPr>
        <w:tabs>
          <w:tab w:val="left" w:pos="7467"/>
        </w:tabs>
        <w:jc w:val="left"/>
      </w:pPr>
    </w:p>
    <w:p w14:paraId="6A9EF3E4" w14:textId="77777777" w:rsidR="001B7007" w:rsidRDefault="001B7007">
      <w:pPr>
        <w:tabs>
          <w:tab w:val="left" w:pos="7467"/>
        </w:tabs>
        <w:jc w:val="left"/>
      </w:pPr>
    </w:p>
    <w:p w14:paraId="6EFF6524" w14:textId="77777777" w:rsidR="001B7007" w:rsidRDefault="001B7007"/>
    <w:p w14:paraId="56D804D2" w14:textId="77777777" w:rsidR="001B7007" w:rsidRDefault="001B7007"/>
    <w:p w14:paraId="383DD81D" w14:textId="77777777" w:rsidR="001B7007" w:rsidRDefault="001B7007"/>
    <w:p w14:paraId="3798929F" w14:textId="77777777" w:rsidR="001B7007" w:rsidRDefault="001B7007"/>
    <w:p w14:paraId="733DBF8A" w14:textId="77777777" w:rsidR="001B7007" w:rsidRDefault="001B7007"/>
    <w:p w14:paraId="22EA12E9" w14:textId="77777777" w:rsidR="001B7007" w:rsidRDefault="001B7007"/>
    <w:p w14:paraId="08E43F34" w14:textId="77777777" w:rsidR="001B7007" w:rsidRDefault="001B7007">
      <w:pPr>
        <w:ind w:firstLine="460"/>
        <w:jc w:val="left"/>
      </w:pPr>
    </w:p>
    <w:p w14:paraId="3759571A" w14:textId="77777777" w:rsidR="001B7007" w:rsidRDefault="001B7007">
      <w:pPr>
        <w:ind w:firstLine="460"/>
        <w:jc w:val="left"/>
      </w:pPr>
    </w:p>
    <w:p w14:paraId="796F5689" w14:textId="77777777" w:rsidR="001B7007" w:rsidRDefault="001B7007">
      <w:pPr>
        <w:ind w:firstLine="460"/>
        <w:jc w:val="left"/>
      </w:pPr>
    </w:p>
    <w:p w14:paraId="3F57BAA8" w14:textId="77777777" w:rsidR="001B7007" w:rsidRDefault="001B7007">
      <w:pPr>
        <w:ind w:firstLine="460"/>
        <w:jc w:val="left"/>
      </w:pPr>
    </w:p>
    <w:p w14:paraId="23A0A6A9" w14:textId="77777777" w:rsidR="001B7007" w:rsidRDefault="001B7007">
      <w:pPr>
        <w:tabs>
          <w:tab w:val="left" w:pos="7467"/>
        </w:tabs>
        <w:jc w:val="left"/>
      </w:pPr>
    </w:p>
    <w:p w14:paraId="65265CE3" w14:textId="77777777" w:rsidR="001B7007" w:rsidRDefault="00231664">
      <w:pPr>
        <w:tabs>
          <w:tab w:val="left" w:pos="7467"/>
        </w:tabs>
        <w:jc w:val="left"/>
      </w:pPr>
      <w:r>
        <w:rPr>
          <w:rFonts w:hint="eastAsia"/>
          <w:noProof/>
        </w:rPr>
        <mc:AlternateContent>
          <mc:Choice Requires="wps">
            <w:drawing>
              <wp:anchor distT="0" distB="0" distL="114300" distR="114300" simplePos="0" relativeHeight="251660288" behindDoc="0" locked="0" layoutInCell="1" allowOverlap="1" wp14:anchorId="6F0DD28C" wp14:editId="00533B7A">
                <wp:simplePos x="0" y="0"/>
                <wp:positionH relativeFrom="column">
                  <wp:posOffset>2672080</wp:posOffset>
                </wp:positionH>
                <wp:positionV relativeFrom="paragraph">
                  <wp:posOffset>4488815</wp:posOffset>
                </wp:positionV>
                <wp:extent cx="481330" cy="354330"/>
                <wp:effectExtent l="0" t="0" r="0" b="0"/>
                <wp:wrapNone/>
                <wp:docPr id="9" name="文本框 9"/>
                <wp:cNvGraphicFramePr/>
                <a:graphic xmlns:a="http://schemas.openxmlformats.org/drawingml/2006/main">
                  <a:graphicData uri="http://schemas.microsoft.com/office/word/2010/wordprocessingShape">
                    <wps:wsp>
                      <wps:cNvSpPr txBox="1"/>
                      <wps:spPr>
                        <a:xfrm>
                          <a:off x="0" y="0"/>
                          <a:ext cx="481107" cy="35420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7616E3" w14:textId="77777777" w:rsidR="001B7007" w:rsidRDefault="001B700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0DD28C" id="文本框 9" o:spid="_x0000_s1032" type="#_x0000_t202" style="position:absolute;margin-left:210.4pt;margin-top:353.45pt;width:37.9pt;height:27.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" filled="f" stroked="f" strokeweight=".5pt">
                <v:textbox>
                  <w:txbxContent>
                    <w:p w14:paraId="277616E3" w14:textId="77777777" w:rsidR="001B7007" w:rsidRDefault="001B7007"/>
                  </w:txbxContent>
                </v:textbox>
              </v:shape>
            </w:pict>
          </mc:Fallback>
        </mc:AlternateContent>
      </w:r>
    </w:p>
    <w:p w14:paraId="0BC652D9" w14:textId="77777777" w:rsidR="001B7007" w:rsidRDefault="001B7007">
      <w:pPr>
        <w:tabs>
          <w:tab w:val="left" w:pos="7467"/>
        </w:tabs>
        <w:jc w:val="left"/>
      </w:pPr>
    </w:p>
    <w:sectPr w:rsidR="001B70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3C05FA" w14:textId="77777777" w:rsidR="00490798" w:rsidRDefault="00490798">
      <w:r>
        <w:separator/>
      </w:r>
    </w:p>
  </w:endnote>
  <w:endnote w:type="continuationSeparator" w:id="0">
    <w:p w14:paraId="10D84BA0" w14:textId="77777777" w:rsidR="00490798" w:rsidRDefault="00490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GaramondExp-Regular">
    <w:altName w:val="Segoe Print"/>
    <w:charset w:val="00"/>
    <w:family w:val="auto"/>
    <w:pitch w:val="default"/>
  </w:font>
  <w:font w:name="AGaramond-Regular">
    <w:altName w:val="Segoe Print"/>
    <w:charset w:val="00"/>
    <w:family w:val="auto"/>
    <w:pitch w:val="default"/>
  </w:font>
  <w:font w:name="AGaramond-Italic">
    <w:altName w:val="Segoe Print"/>
    <w:charset w:val="00"/>
    <w:family w:val="auto"/>
    <w:pitch w:val="default"/>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5F78AF" w14:textId="77777777" w:rsidR="00490798" w:rsidRDefault="00490798">
      <w:r>
        <w:separator/>
      </w:r>
    </w:p>
  </w:footnote>
  <w:footnote w:type="continuationSeparator" w:id="0">
    <w:p w14:paraId="4F2E7F52" w14:textId="77777777" w:rsidR="00490798" w:rsidRDefault="00490798">
      <w:r>
        <w:continuationSeparator/>
      </w:r>
    </w:p>
  </w:footnote>
  <w:footnote w:id="1">
    <w:p w14:paraId="7CCDF000" w14:textId="77777777" w:rsidR="001B7007" w:rsidRDefault="00231664">
      <w:pPr>
        <w:pStyle w:val="a3"/>
      </w:pPr>
      <w:r>
        <w:rPr>
          <w:rStyle w:val="a5"/>
        </w:rPr>
        <w:footnoteRef/>
      </w:r>
      <w:r>
        <w:t xml:space="preserve"> David Hume, Treatise of Human Nature, book 3, part 2, sec. 1. </w:t>
      </w:r>
    </w:p>
  </w:footnote>
  <w:footnote w:id="2">
    <w:p w14:paraId="037D23EB" w14:textId="77777777" w:rsidR="001B7007" w:rsidRDefault="00231664">
      <w:pPr>
        <w:pStyle w:val="a3"/>
      </w:pPr>
      <w:r>
        <w:rPr>
          <w:rStyle w:val="a5"/>
        </w:rPr>
        <w:footnoteRef/>
      </w:r>
      <w:r>
        <w:t xml:space="preserve"> </w:t>
      </w:r>
      <w:r>
        <w:rPr>
          <w:rFonts w:hint="eastAsia"/>
        </w:rPr>
        <w:t>Peter Singer, The most good you can do- How Effective Altruism is changing ideas about living Ethically. Yale University Press.2015: 77</w:t>
      </w:r>
    </w:p>
  </w:footnote>
  <w:footnote w:id="3">
    <w:p w14:paraId="72D7A1D8" w14:textId="77777777" w:rsidR="001B7007" w:rsidRDefault="00231664">
      <w:pPr>
        <w:pStyle w:val="a3"/>
      </w:pPr>
      <w:r>
        <w:rPr>
          <w:rStyle w:val="a5"/>
        </w:rPr>
        <w:footnoteRef/>
      </w:r>
      <w:r>
        <w:t xml:space="preserve"> . C. D. Navarrete, M. M. McDonald, M. L. Mott, and B. Asher, “Virtual</w:t>
      </w:r>
      <w:r>
        <w:rPr>
          <w:rFonts w:hint="eastAsia"/>
        </w:rPr>
        <w:t xml:space="preserve"> </w:t>
      </w:r>
      <w:r>
        <w:t>Morality: Emotion and Action in a Simulated Three- Dimensional ‘Trolley Problem,’”</w:t>
      </w:r>
      <w:r>
        <w:rPr>
          <w:rFonts w:hint="eastAsia"/>
        </w:rPr>
        <w:t xml:space="preserve"> </w:t>
      </w:r>
      <w:r>
        <w:t xml:space="preserve">Emotion 12 (2011): 364–70. I owe this reference to Gleichgerrcht and Young </w:t>
      </w:r>
    </w:p>
  </w:footnote>
  <w:footnote w:id="4">
    <w:p w14:paraId="5568D381" w14:textId="77777777" w:rsidR="001B7007" w:rsidRDefault="00231664">
      <w:pPr>
        <w:pStyle w:val="a3"/>
      </w:pPr>
      <w:r>
        <w:rPr>
          <w:rStyle w:val="a5"/>
        </w:rPr>
        <w:footnoteRef/>
      </w:r>
      <w:r>
        <w:t xml:space="preserve"> </w:t>
      </w:r>
      <w:r>
        <w:rPr>
          <w:rFonts w:hint="eastAsia"/>
        </w:rPr>
        <w:t>Numan, M. (2007). Motivational systems and the neural circuitry of maternal behavior in the rat. Developmental Psychobiology, 49(1), 12</w:t>
      </w:r>
      <w:r>
        <w:rPr>
          <w:rFonts w:hint="eastAsia"/>
        </w:rPr>
        <w:t>–</w:t>
      </w:r>
      <w:r>
        <w:rPr>
          <w:rFonts w:hint="eastAsia"/>
        </w:rPr>
        <w:t>21.</w:t>
      </w:r>
    </w:p>
  </w:footnote>
  <w:footnote w:id="5">
    <w:p w14:paraId="3186D567" w14:textId="77777777" w:rsidR="001B7007" w:rsidRDefault="00231664">
      <w:pPr>
        <w:pStyle w:val="a3"/>
      </w:pPr>
      <w:r>
        <w:rPr>
          <w:rStyle w:val="a5"/>
        </w:rPr>
        <w:footnoteRef/>
      </w:r>
      <w:r>
        <w:t xml:space="preserve"> </w:t>
      </w:r>
      <w:r>
        <w:rPr>
          <w:rFonts w:hint="eastAsia"/>
        </w:rPr>
        <w:t>Mascaro, J. S., Hackett, P. D., &amp; Rilling, J. K. (2013). Testicular volume is inversely correlated with nurturing-related brain activity in human fathers. Proc Natl Acad Sci U S A, 110(39), 15746</w:t>
      </w:r>
      <w:r>
        <w:rPr>
          <w:rFonts w:hint="eastAsia"/>
        </w:rPr>
        <w:t>–</w:t>
      </w:r>
      <w:r>
        <w:rPr>
          <w:rFonts w:hint="eastAsia"/>
        </w:rPr>
        <w:t>15751.</w:t>
      </w:r>
    </w:p>
  </w:footnote>
  <w:footnote w:id="6">
    <w:p w14:paraId="1CB5AC95" w14:textId="77777777" w:rsidR="001B7007" w:rsidRDefault="00231664">
      <w:pPr>
        <w:pStyle w:val="a3"/>
      </w:pPr>
      <w:r>
        <w:rPr>
          <w:rStyle w:val="a5"/>
        </w:rPr>
        <w:footnoteRef/>
      </w:r>
      <w:r>
        <w:t xml:space="preserve"> </w:t>
      </w:r>
      <w:r>
        <w:rPr>
          <w:rFonts w:hint="eastAsia"/>
        </w:rPr>
        <w:t>内尔·诺丁斯，培养有道德的人——从品格教育到关怀伦理，科学教育出版社，</w:t>
      </w:r>
      <w:r>
        <w:rPr>
          <w:rFonts w:hint="eastAsia"/>
        </w:rPr>
        <w:t>2017.6</w:t>
      </w:r>
      <w:r>
        <w:rPr>
          <w:rFonts w:hint="eastAsia"/>
        </w:rPr>
        <w:t>：</w:t>
      </w:r>
      <w:r>
        <w:rPr>
          <w:rFonts w:hint="eastAsia"/>
        </w:rPr>
        <w:t>p101</w:t>
      </w:r>
    </w:p>
  </w:footnote>
  <w:footnote w:id="7">
    <w:p w14:paraId="00AA93A5" w14:textId="77777777" w:rsidR="001B7007" w:rsidRDefault="00231664">
      <w:pPr>
        <w:pStyle w:val="a3"/>
      </w:pPr>
      <w:r>
        <w:rPr>
          <w:rStyle w:val="a5"/>
        </w:rPr>
        <w:footnoteRef/>
      </w:r>
      <w:r>
        <w:t xml:space="preserve"> </w:t>
      </w:r>
      <w:r>
        <w:rPr>
          <w:rFonts w:hint="eastAsia"/>
        </w:rPr>
        <w:t>内尔·诺丁斯，培养有道德的人——从品格教育到关怀伦理，科学教育出版社，</w:t>
      </w:r>
      <w:r>
        <w:rPr>
          <w:rFonts w:hint="eastAsia"/>
        </w:rPr>
        <w:t>2017.6</w:t>
      </w:r>
      <w:r>
        <w:rPr>
          <w:rFonts w:hint="eastAsia"/>
        </w:rPr>
        <w:t>：</w:t>
      </w:r>
      <w:r>
        <w:rPr>
          <w:rFonts w:hint="eastAsia"/>
        </w:rPr>
        <w:t>p102</w:t>
      </w:r>
    </w:p>
  </w:footnote>
  <w:footnote w:id="8">
    <w:p w14:paraId="2AEEC74E" w14:textId="77777777" w:rsidR="001B7007" w:rsidRDefault="00231664">
      <w:pPr>
        <w:pStyle w:val="a3"/>
      </w:pPr>
      <w:r>
        <w:rPr>
          <w:rStyle w:val="a5"/>
        </w:rPr>
        <w:footnoteRef/>
      </w:r>
      <w:r>
        <w:t xml:space="preserve"> Stphen Darwall, The Second-Person Standpoint, Morality, Respect, and Accountability, Harvard University Press.</w:t>
      </w:r>
      <w:r>
        <w:br/>
        <w:t xml:space="preserve">2006 </w:t>
      </w:r>
    </w:p>
  </w:footnote>
  <w:footnote w:id="9">
    <w:p w14:paraId="2560D52E" w14:textId="77777777" w:rsidR="001B7007" w:rsidRDefault="00231664">
      <w:pPr>
        <w:pStyle w:val="a3"/>
      </w:pPr>
      <w:r>
        <w:rPr>
          <w:rStyle w:val="a5"/>
        </w:rPr>
        <w:footnoteRef/>
      </w:r>
      <w:r>
        <w:t xml:space="preserve"> </w:t>
      </w:r>
      <w:r>
        <w:rPr>
          <w:rFonts w:hint="eastAsia"/>
        </w:rPr>
        <w:t>Peter Singer, The most good you can do- How Effective Altruism is changing ideas about living Ethically. Yale University Press.2015: 90</w:t>
      </w:r>
    </w:p>
  </w:footnote>
  <w:footnote w:id="10">
    <w:p w14:paraId="0EDEFC86" w14:textId="77777777" w:rsidR="001B7007" w:rsidRDefault="00231664">
      <w:pPr>
        <w:pStyle w:val="a3"/>
      </w:pPr>
      <w:r>
        <w:rPr>
          <w:rStyle w:val="a5"/>
        </w:rPr>
        <w:footnoteRef/>
      </w:r>
      <w:r>
        <w:t xml:space="preserve"> </w:t>
      </w:r>
    </w:p>
  </w:footnote>
  <w:footnote w:id="11">
    <w:p w14:paraId="1B8A625B" w14:textId="77777777" w:rsidR="001B7007" w:rsidRDefault="00231664">
      <w:pPr>
        <w:pStyle w:val="a3"/>
      </w:pPr>
      <w:r>
        <w:rPr>
          <w:rStyle w:val="a5"/>
        </w:rPr>
        <w:footnoteRef/>
      </w:r>
      <w:r>
        <w:t xml:space="preserve"> </w:t>
      </w:r>
      <w:bookmarkStart w:id="43" w:name="OLE_LINK2"/>
      <w:r>
        <w:rPr>
          <w:rFonts w:hint="eastAsia"/>
        </w:rPr>
        <w:t>卡罗尔·吉利根，《不同的声音》，中央编译出版社，</w:t>
      </w:r>
      <w:r>
        <w:rPr>
          <w:rFonts w:hint="eastAsia"/>
        </w:rPr>
        <w:t>1999</w:t>
      </w:r>
      <w:r>
        <w:rPr>
          <w:rFonts w:hint="eastAsia"/>
        </w:rPr>
        <w:t>，</w:t>
      </w:r>
      <w:r>
        <w:rPr>
          <w:rFonts w:hint="eastAsia"/>
        </w:rPr>
        <w:t>26</w:t>
      </w:r>
      <w:bookmarkEnd w:id="43"/>
    </w:p>
  </w:footnote>
  <w:footnote w:id="12">
    <w:p w14:paraId="26EC0BB3" w14:textId="77777777" w:rsidR="001B7007" w:rsidRDefault="00231664">
      <w:pPr>
        <w:pStyle w:val="a3"/>
      </w:pPr>
      <w:r>
        <w:rPr>
          <w:rStyle w:val="a5"/>
        </w:rPr>
        <w:footnoteRef/>
      </w:r>
      <w:r>
        <w:t xml:space="preserve"> </w:t>
      </w:r>
      <w:r>
        <w:rPr>
          <w:rFonts w:hint="eastAsia"/>
        </w:rPr>
        <w:t>卡罗尔·吉利根，《不同的声音》，中央编译出版社，</w:t>
      </w:r>
      <w:r>
        <w:rPr>
          <w:rFonts w:hint="eastAsia"/>
        </w:rPr>
        <w:t>1999</w:t>
      </w:r>
      <w:r>
        <w:rPr>
          <w:rFonts w:hint="eastAsia"/>
        </w:rPr>
        <w:t>，</w:t>
      </w:r>
      <w:r>
        <w:rPr>
          <w:rFonts w:hint="eastAsia"/>
        </w:rPr>
        <w:t>25-26</w:t>
      </w:r>
    </w:p>
  </w:footnote>
  <w:footnote w:id="13">
    <w:p w14:paraId="48898A90" w14:textId="77777777" w:rsidR="001B7007" w:rsidRDefault="00231664">
      <w:pPr>
        <w:pStyle w:val="a3"/>
      </w:pPr>
      <w:r>
        <w:rPr>
          <w:rStyle w:val="a5"/>
        </w:rPr>
        <w:footnoteRef/>
      </w:r>
      <w:r>
        <w:t xml:space="preserve"> </w:t>
      </w:r>
      <w:bookmarkStart w:id="44" w:name="OLE_LINK3"/>
      <w:r>
        <w:rPr>
          <w:rFonts w:hint="eastAsia"/>
        </w:rPr>
        <w:t>卡罗尔·吉利根，《不同的声音》，中央编译出版社，</w:t>
      </w:r>
      <w:r>
        <w:rPr>
          <w:rFonts w:hint="eastAsia"/>
        </w:rPr>
        <w:t>1999</w:t>
      </w:r>
      <w:r>
        <w:rPr>
          <w:rFonts w:hint="eastAsia"/>
        </w:rPr>
        <w:t>，</w:t>
      </w:r>
      <w:r>
        <w:rPr>
          <w:rFonts w:hint="eastAsia"/>
        </w:rPr>
        <w:t>26</w:t>
      </w:r>
      <w:bookmarkEnd w:id="44"/>
    </w:p>
  </w:footnote>
  <w:footnote w:id="14">
    <w:p w14:paraId="5F957ECE" w14:textId="77777777" w:rsidR="001B7007" w:rsidRDefault="00231664">
      <w:pPr>
        <w:pStyle w:val="a3"/>
      </w:pPr>
      <w:r>
        <w:rPr>
          <w:rStyle w:val="a5"/>
        </w:rPr>
        <w:footnoteRef/>
      </w:r>
      <w:r>
        <w:t xml:space="preserve"> </w:t>
      </w:r>
      <w:r>
        <w:rPr>
          <w:rFonts w:hint="eastAsia"/>
        </w:rPr>
        <w:t>卡罗尔·吉利根，《不同的声音》，中央编译出版社，</w:t>
      </w:r>
      <w:r>
        <w:rPr>
          <w:rFonts w:hint="eastAsia"/>
        </w:rPr>
        <w:t>1999</w:t>
      </w:r>
      <w:r>
        <w:rPr>
          <w:rFonts w:hint="eastAsia"/>
        </w:rPr>
        <w:t>，</w:t>
      </w:r>
      <w:r>
        <w:rPr>
          <w:rFonts w:hint="eastAsia"/>
        </w:rPr>
        <w:t>27</w:t>
      </w:r>
    </w:p>
  </w:footnote>
  <w:footnote w:id="15">
    <w:p w14:paraId="052E87BF" w14:textId="77777777" w:rsidR="001B7007" w:rsidRDefault="00231664">
      <w:pPr>
        <w:pStyle w:val="a3"/>
      </w:pPr>
      <w:r>
        <w:rPr>
          <w:rStyle w:val="a5"/>
        </w:rPr>
        <w:footnoteRef/>
      </w:r>
      <w:r>
        <w:t xml:space="preserve"> </w:t>
      </w:r>
      <w:hyperlink r:id="rId1" w:history="1">
        <w:r>
          <w:t>[</w:t>
        </w:r>
        <w:r>
          <w:t>美</w:t>
        </w:r>
        <w:r>
          <w:t xml:space="preserve">] </w:t>
        </w:r>
        <w:r>
          <w:t>理查德</w:t>
        </w:r>
        <w:r>
          <w:t>·</w:t>
        </w:r>
        <w:r>
          <w:t>耶茨</w:t>
        </w:r>
      </w:hyperlink>
      <w:r>
        <w:rPr>
          <w:rFonts w:hint="eastAsia"/>
        </w:rPr>
        <w:t>，革命之路，候小翊（译），</w:t>
      </w:r>
      <w:r>
        <w:rPr>
          <w:rFonts w:hint="eastAsia"/>
        </w:rPr>
        <w:t>2014</w:t>
      </w:r>
      <w:r>
        <w:rPr>
          <w:rFonts w:hint="eastAsia"/>
        </w:rPr>
        <w:t>，上海译文出版社</w:t>
      </w:r>
    </w:p>
  </w:footnote>
  <w:footnote w:id="16">
    <w:p w14:paraId="651A54DE" w14:textId="77777777" w:rsidR="001B7007" w:rsidRDefault="00231664">
      <w:pPr>
        <w:pStyle w:val="a3"/>
      </w:pPr>
      <w:r>
        <w:rPr>
          <w:rStyle w:val="a5"/>
        </w:rPr>
        <w:footnoteRef/>
      </w:r>
      <w:r>
        <w:t xml:space="preserve"> </w:t>
      </w:r>
    </w:p>
  </w:footnote>
  <w:footnote w:id="17">
    <w:p w14:paraId="3E36C87A" w14:textId="77777777" w:rsidR="001B7007" w:rsidRDefault="00231664">
      <w:pPr>
        <w:pStyle w:val="a3"/>
      </w:pPr>
      <w:r>
        <w:rPr>
          <w:rStyle w:val="a5"/>
        </w:rPr>
        <w:footnoteRef/>
      </w:r>
      <w:r>
        <w:t xml:space="preserve"> </w:t>
      </w:r>
      <w:r>
        <w:rPr>
          <w:rFonts w:hint="eastAsia"/>
        </w:rPr>
        <w:t>这是一个思想实验，假设人们彼此不知道彼此的带有价值负载的社会身份，例如社会阶层，政治身份，经济地位等等</w:t>
      </w:r>
    </w:p>
  </w:footnote>
  <w:footnote w:id="18">
    <w:p w14:paraId="56B5C583" w14:textId="77777777" w:rsidR="001B7007" w:rsidRDefault="00231664">
      <w:pPr>
        <w:pStyle w:val="a3"/>
      </w:pPr>
      <w:r>
        <w:rPr>
          <w:rStyle w:val="a5"/>
        </w:rPr>
        <w:footnoteRef/>
      </w:r>
      <w:r>
        <w:t xml:space="preserve"> </w:t>
      </w:r>
      <w:r>
        <w:rPr>
          <w:rFonts w:hint="eastAsia"/>
        </w:rPr>
        <w:t>Stphen Darwall, The Second-Person Standpoint, Morality, Respect, and Accountability, Harvard University Press. 2006</w:t>
      </w:r>
    </w:p>
  </w:footnote>
  <w:footnote w:id="19">
    <w:p w14:paraId="16672096" w14:textId="77777777" w:rsidR="001B7007" w:rsidRDefault="00231664">
      <w:pPr>
        <w:pStyle w:val="a3"/>
      </w:pPr>
      <w:r>
        <w:rPr>
          <w:rStyle w:val="a5"/>
        </w:rPr>
        <w:footnoteRef/>
      </w:r>
      <w:r>
        <w:t xml:space="preserve"> </w:t>
      </w:r>
      <w:r>
        <w:rPr>
          <w:rFonts w:hint="eastAsia"/>
        </w:rPr>
        <w:t>斯蒂芬·</w:t>
      </w:r>
      <w:r>
        <w:rPr>
          <w:rFonts w:hint="eastAsia"/>
        </w:rPr>
        <w:t>D</w:t>
      </w:r>
      <w:r>
        <w:rPr>
          <w:rFonts w:hint="eastAsia"/>
        </w:rPr>
        <w:t>·布鲁克菲尔德，批判性思维教与学——帮助学生质疑假设的方法和工具，钮跃增译，</w:t>
      </w:r>
      <w:r>
        <w:rPr>
          <w:rFonts w:hint="eastAsia"/>
        </w:rPr>
        <w:t>2017</w:t>
      </w:r>
      <w:r>
        <w:rPr>
          <w:rFonts w:hint="eastAsia"/>
        </w:rPr>
        <w:t>，北京，中国人民大学出版社；</w:t>
      </w:r>
      <w:r>
        <w:rPr>
          <w:rFonts w:hint="eastAsia"/>
        </w:rPr>
        <w:t>28-47</w:t>
      </w:r>
    </w:p>
  </w:footnote>
  <w:footnote w:id="20">
    <w:p w14:paraId="0D59E6D9" w14:textId="77777777" w:rsidR="001B7007" w:rsidRDefault="00231664">
      <w:pPr>
        <w:pStyle w:val="a3"/>
      </w:pPr>
      <w:r>
        <w:rPr>
          <w:rStyle w:val="a5"/>
        </w:rPr>
        <w:footnoteRef/>
      </w:r>
      <w:r>
        <w:t xml:space="preserve"> </w:t>
      </w:r>
      <w:r>
        <w:rPr>
          <w:rFonts w:hint="eastAsia"/>
        </w:rPr>
        <w:t>斯蒂芬·</w:t>
      </w:r>
      <w:r>
        <w:rPr>
          <w:rFonts w:hint="eastAsia"/>
        </w:rPr>
        <w:t>D</w:t>
      </w:r>
      <w:r>
        <w:rPr>
          <w:rFonts w:hint="eastAsia"/>
        </w:rPr>
        <w:t>·布鲁克菲尔德，批判性思维教与学——帮助学生质疑假设的方法和工具，钮跃增译，</w:t>
      </w:r>
      <w:r>
        <w:rPr>
          <w:rFonts w:hint="eastAsia"/>
        </w:rPr>
        <w:t>2017</w:t>
      </w:r>
      <w:r>
        <w:rPr>
          <w:rFonts w:hint="eastAsia"/>
        </w:rPr>
        <w:t>，北京，中国人民大学出版社；</w:t>
      </w:r>
      <w:r>
        <w:rPr>
          <w:rFonts w:hint="eastAsia"/>
        </w:rPr>
        <w:t>1</w:t>
      </w:r>
    </w:p>
  </w:footnote>
  <w:footnote w:id="21">
    <w:p w14:paraId="4CF9C9D4" w14:textId="77777777" w:rsidR="001B7007" w:rsidRDefault="00231664">
      <w:pPr>
        <w:pStyle w:val="a3"/>
      </w:pPr>
      <w:r>
        <w:rPr>
          <w:rStyle w:val="a5"/>
        </w:rPr>
        <w:footnoteRef/>
      </w:r>
      <w:r>
        <w:t xml:space="preserve"> </w:t>
      </w:r>
      <w:r>
        <w:rPr>
          <w:rFonts w:hint="eastAsia"/>
        </w:rPr>
        <w:t>斯蒂芬·</w:t>
      </w:r>
      <w:r>
        <w:rPr>
          <w:rFonts w:hint="eastAsia"/>
        </w:rPr>
        <w:t>D</w:t>
      </w:r>
      <w:r>
        <w:rPr>
          <w:rFonts w:hint="eastAsia"/>
        </w:rPr>
        <w:t>·布鲁克菲尔德，批判性思维教与学——帮助学生质疑假设的方法和工具，钮跃增译，</w:t>
      </w:r>
      <w:r>
        <w:rPr>
          <w:rFonts w:hint="eastAsia"/>
        </w:rPr>
        <w:t>2017</w:t>
      </w:r>
      <w:r>
        <w:rPr>
          <w:rFonts w:hint="eastAsia"/>
        </w:rPr>
        <w:t>，北京，中国人民大学出版社；</w:t>
      </w:r>
      <w:r>
        <w:rPr>
          <w:rFonts w:hint="eastAsia"/>
        </w:rPr>
        <w:t>18</w:t>
      </w:r>
    </w:p>
  </w:footnote>
  <w:footnote w:id="22">
    <w:p w14:paraId="25C0B04B" w14:textId="77777777" w:rsidR="001B7007" w:rsidRDefault="00231664">
      <w:pPr>
        <w:pStyle w:val="a3"/>
      </w:pPr>
      <w:r>
        <w:rPr>
          <w:rStyle w:val="a5"/>
        </w:rPr>
        <w:footnoteRef/>
      </w:r>
      <w:r>
        <w:t xml:space="preserve"> </w:t>
      </w:r>
      <w:r>
        <w:rPr>
          <w:rFonts w:hint="eastAsia"/>
        </w:rPr>
        <w:t>该图出自网络：</w:t>
      </w:r>
      <w:hyperlink r:id="rId2" w:history="1">
        <w:r>
          <w:rPr>
            <w:rFonts w:hint="eastAsia"/>
          </w:rPr>
          <w:t>https://zh.wikipedia.org/wiki/%E9%B4%A8%E5%85%94%E9%8C%AF%E8%A6%BA</w:t>
        </w:r>
      </w:hyperlink>
    </w:p>
  </w:footnote>
  <w:footnote w:id="23">
    <w:p w14:paraId="6C3804C3" w14:textId="77777777" w:rsidR="001B7007" w:rsidRDefault="00231664">
      <w:pPr>
        <w:pStyle w:val="a3"/>
      </w:pPr>
      <w:r>
        <w:rPr>
          <w:rStyle w:val="a5"/>
        </w:rPr>
        <w:footnoteRef/>
      </w:r>
      <w:r>
        <w:t xml:space="preserve"> </w:t>
      </w:r>
      <w:bookmarkStart w:id="55" w:name="OLE_LINK11"/>
      <w:r>
        <w:rPr>
          <w:rFonts w:hint="eastAsia"/>
        </w:rPr>
        <w:t>戴维·迈尔斯，社会心理学，侯玉波，乐国安，张志勇译，</w:t>
      </w:r>
      <w:r>
        <w:rPr>
          <w:rFonts w:hint="eastAsia"/>
        </w:rPr>
        <w:t>11</w:t>
      </w:r>
      <w:r>
        <w:rPr>
          <w:rFonts w:hint="eastAsia"/>
        </w:rPr>
        <w:t>版，人民邮电出版社，</w:t>
      </w:r>
      <w:r>
        <w:rPr>
          <w:rFonts w:hint="eastAsia"/>
        </w:rPr>
        <w:t>225</w:t>
      </w:r>
      <w:bookmarkEnd w:id="55"/>
    </w:p>
  </w:footnote>
  <w:footnote w:id="24">
    <w:p w14:paraId="3C1B8CAC" w14:textId="77777777" w:rsidR="001B7007" w:rsidRDefault="00231664">
      <w:pPr>
        <w:pStyle w:val="a3"/>
      </w:pPr>
      <w:r>
        <w:rPr>
          <w:rStyle w:val="a5"/>
        </w:rPr>
        <w:footnoteRef/>
      </w:r>
      <w:r>
        <w:t xml:space="preserve"> </w:t>
      </w:r>
      <w:bookmarkStart w:id="56" w:name="OLE_LINK12"/>
      <w:r>
        <w:rPr>
          <w:rFonts w:hint="eastAsia"/>
        </w:rPr>
        <w:t>戴维·迈尔斯，社会心理学，侯玉波，乐国安，张志勇译，</w:t>
      </w:r>
      <w:r>
        <w:rPr>
          <w:rFonts w:hint="eastAsia"/>
        </w:rPr>
        <w:t>11</w:t>
      </w:r>
      <w:r>
        <w:rPr>
          <w:rFonts w:hint="eastAsia"/>
        </w:rPr>
        <w:t>版，人民邮电出版社，</w:t>
      </w:r>
      <w:bookmarkEnd w:id="56"/>
      <w:r>
        <w:rPr>
          <w:rFonts w:hint="eastAsia"/>
        </w:rPr>
        <w:t>226</w:t>
      </w:r>
    </w:p>
  </w:footnote>
  <w:footnote w:id="25">
    <w:p w14:paraId="07F0889E" w14:textId="77777777" w:rsidR="001B7007" w:rsidRDefault="00231664">
      <w:pPr>
        <w:pStyle w:val="a3"/>
      </w:pPr>
      <w:r>
        <w:rPr>
          <w:rStyle w:val="a5"/>
        </w:rPr>
        <w:footnoteRef/>
      </w:r>
      <w:r>
        <w:t xml:space="preserve"> </w:t>
      </w:r>
      <w:r>
        <w:rPr>
          <w:rFonts w:hint="eastAsia"/>
        </w:rPr>
        <w:t>斯蒂芬·</w:t>
      </w:r>
      <w:r>
        <w:rPr>
          <w:rFonts w:hint="eastAsia"/>
        </w:rPr>
        <w:t>D</w:t>
      </w:r>
      <w:r>
        <w:rPr>
          <w:rFonts w:hint="eastAsia"/>
        </w:rPr>
        <w:t>·布鲁克菲尔德，批判性思维教与学——帮助学生质疑假设的方法和工具，钮跃增译，</w:t>
      </w:r>
      <w:r>
        <w:rPr>
          <w:rFonts w:hint="eastAsia"/>
        </w:rPr>
        <w:t>2017</w:t>
      </w:r>
      <w:r>
        <w:rPr>
          <w:rFonts w:hint="eastAsia"/>
        </w:rPr>
        <w:t>，北京，中国人民大学出版社；</w:t>
      </w:r>
      <w:r>
        <w:rPr>
          <w:rFonts w:hint="eastAsia"/>
        </w:rPr>
        <w:t>50</w:t>
      </w:r>
    </w:p>
  </w:footnote>
  <w:footnote w:id="26">
    <w:p w14:paraId="31B5B89E" w14:textId="77777777" w:rsidR="001B7007" w:rsidRDefault="00231664">
      <w:pPr>
        <w:pStyle w:val="a3"/>
      </w:pPr>
      <w:r>
        <w:rPr>
          <w:rStyle w:val="a5"/>
        </w:rPr>
        <w:footnoteRef/>
      </w:r>
      <w:r>
        <w:t xml:space="preserve"> </w:t>
      </w:r>
      <w:r>
        <w:rPr>
          <w:rFonts w:hint="eastAsia"/>
        </w:rPr>
        <w:t>Taylor,S. E. Positive illusions: Creative self-deception and the healthy mind. New York: Basic Books. 214,</w:t>
      </w:r>
      <w:r>
        <w:rPr>
          <w:rFonts w:hint="eastAsia"/>
        </w:rPr>
        <w:t>转引自</w:t>
      </w:r>
      <w:bookmarkStart w:id="60" w:name="OLE_LINK13"/>
      <w:r>
        <w:rPr>
          <w:rFonts w:hint="eastAsia"/>
        </w:rPr>
        <w:t>戴维·迈尔斯，社会心理学，侯玉波，乐国安，张志勇译，</w:t>
      </w:r>
      <w:r>
        <w:rPr>
          <w:rFonts w:hint="eastAsia"/>
        </w:rPr>
        <w:t>11</w:t>
      </w:r>
      <w:r>
        <w:rPr>
          <w:rFonts w:hint="eastAsia"/>
        </w:rPr>
        <w:t>版，人民邮电出版社，</w:t>
      </w:r>
      <w:r>
        <w:rPr>
          <w:rFonts w:hint="eastAsia"/>
        </w:rPr>
        <w:t>525</w:t>
      </w:r>
      <w:bookmarkEnd w:id="60"/>
    </w:p>
  </w:footnote>
  <w:footnote w:id="27">
    <w:p w14:paraId="2378471D" w14:textId="77777777" w:rsidR="001B7007" w:rsidRDefault="00231664">
      <w:pPr>
        <w:pStyle w:val="a3"/>
      </w:pPr>
      <w:r>
        <w:rPr>
          <w:rStyle w:val="a5"/>
        </w:rPr>
        <w:footnoteRef/>
      </w:r>
      <w:r>
        <w:t xml:space="preserve"> </w:t>
      </w:r>
      <w:r>
        <w:rPr>
          <w:rFonts w:hint="eastAsia"/>
        </w:rPr>
        <w:t>戴维·迈尔斯，社会心理学，侯玉波，乐国安，张志勇译，</w:t>
      </w:r>
      <w:r>
        <w:rPr>
          <w:rFonts w:hint="eastAsia"/>
        </w:rPr>
        <w:t>11</w:t>
      </w:r>
      <w:r>
        <w:rPr>
          <w:rFonts w:hint="eastAsia"/>
        </w:rPr>
        <w:t>版，人民邮电出版社，</w:t>
      </w:r>
      <w:r>
        <w:rPr>
          <w:rFonts w:hint="eastAsia"/>
        </w:rPr>
        <w:t>525</w:t>
      </w:r>
    </w:p>
  </w:footnote>
  <w:footnote w:id="28">
    <w:p w14:paraId="584CE279" w14:textId="77777777" w:rsidR="001B7007" w:rsidRDefault="00231664">
      <w:pPr>
        <w:pStyle w:val="a3"/>
      </w:pPr>
      <w:r>
        <w:rPr>
          <w:rStyle w:val="a5"/>
        </w:rPr>
        <w:footnoteRef/>
      </w:r>
      <w:r>
        <w:t xml:space="preserve"> </w:t>
      </w:r>
      <w:r>
        <w:rPr>
          <w:rFonts w:hint="eastAsia"/>
        </w:rPr>
        <w:t>Brodt, S. E.,&amp;Zimbardo,P. G.Modifying shyness-related social behavior through symptom misattribution. Journal of Personality and Social Psychology. 41, 437-449</w:t>
      </w:r>
    </w:p>
  </w:footnote>
  <w:footnote w:id="29">
    <w:p w14:paraId="18992BFA" w14:textId="77777777" w:rsidR="001B7007" w:rsidRDefault="00231664">
      <w:pPr>
        <w:pStyle w:val="a3"/>
      </w:pPr>
      <w:r>
        <w:rPr>
          <w:rStyle w:val="a5"/>
        </w:rPr>
        <w:footnoteRef/>
      </w:r>
      <w:r>
        <w:t xml:space="preserve"> </w:t>
      </w:r>
      <w:r>
        <w:rPr>
          <w:rFonts w:hint="eastAsia"/>
        </w:rPr>
        <w:t>马翰林；陈刚，</w:t>
      </w:r>
      <w:bookmarkStart w:id="61" w:name="OLE_LINK19"/>
      <w:r>
        <w:rPr>
          <w:rFonts w:hint="eastAsia"/>
        </w:rPr>
        <w:t>自我欺骗问题研究：意向论</w:t>
      </w:r>
      <w:r>
        <w:rPr>
          <w:rFonts w:hint="eastAsia"/>
        </w:rPr>
        <w:t>VS</w:t>
      </w:r>
      <w:r>
        <w:rPr>
          <w:rFonts w:hint="eastAsia"/>
        </w:rPr>
        <w:t>非意向论</w:t>
      </w:r>
      <w:bookmarkEnd w:id="61"/>
      <w:r>
        <w:rPr>
          <w:rFonts w:hint="eastAsia"/>
        </w:rPr>
        <w:t xml:space="preserve"> </w:t>
      </w:r>
      <w:r>
        <w:rPr>
          <w:rFonts w:hint="eastAsia"/>
        </w:rPr>
        <w:t>，自然辩证法通讯，</w:t>
      </w:r>
      <w:r>
        <w:rPr>
          <w:rFonts w:hint="eastAsia"/>
        </w:rPr>
        <w:t>2016.10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C288EA6"/>
    <w:multiLevelType w:val="singleLevel"/>
    <w:tmpl w:val="8C288EA6"/>
    <w:lvl w:ilvl="0">
      <w:start w:val="1"/>
      <w:numFmt w:val="chineseCounting"/>
      <w:suff w:val="nothing"/>
      <w:lvlText w:val="第%1篇、"/>
      <w:lvlJc w:val="left"/>
      <w:rPr>
        <w:rFonts w:hint="eastAsia"/>
      </w:rPr>
    </w:lvl>
  </w:abstractNum>
  <w:abstractNum w:abstractNumId="1" w15:restartNumberingAfterBreak="0">
    <w:nsid w:val="D4C1749A"/>
    <w:multiLevelType w:val="singleLevel"/>
    <w:tmpl w:val="D4C1749A"/>
    <w:lvl w:ilvl="0">
      <w:start w:val="4"/>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fanfan2011cn2000@outlook.com">
    <w15:presenceInfo w15:providerId="Windows Live" w15:userId="4a7ee14f0fbd70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bordersDoNotSurroundHeader/>
  <w:bordersDoNotSurroundFooter/>
  <w:trackRevisions/>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wNzU2tTS0MDczM7FU0lEKTi0uzszPAykwqwUAqL7T0iwAAAA="/>
  </w:docVars>
  <w:rsids>
    <w:rsidRoot w:val="001B7007"/>
    <w:rsid w:val="000A1493"/>
    <w:rsid w:val="000A2A35"/>
    <w:rsid w:val="000B246A"/>
    <w:rsid w:val="000C5040"/>
    <w:rsid w:val="00113C4A"/>
    <w:rsid w:val="00126E58"/>
    <w:rsid w:val="00136CC9"/>
    <w:rsid w:val="001A7989"/>
    <w:rsid w:val="001B7007"/>
    <w:rsid w:val="0022116C"/>
    <w:rsid w:val="00226BB2"/>
    <w:rsid w:val="00231664"/>
    <w:rsid w:val="0024014D"/>
    <w:rsid w:val="00253E04"/>
    <w:rsid w:val="002F6410"/>
    <w:rsid w:val="0035157F"/>
    <w:rsid w:val="003B3642"/>
    <w:rsid w:val="003C2623"/>
    <w:rsid w:val="003C3A17"/>
    <w:rsid w:val="003E51AA"/>
    <w:rsid w:val="004334FA"/>
    <w:rsid w:val="004672DA"/>
    <w:rsid w:val="00490798"/>
    <w:rsid w:val="00496A55"/>
    <w:rsid w:val="004F7A62"/>
    <w:rsid w:val="00521729"/>
    <w:rsid w:val="005726DD"/>
    <w:rsid w:val="005C0FDC"/>
    <w:rsid w:val="005F3889"/>
    <w:rsid w:val="00686920"/>
    <w:rsid w:val="006F4E78"/>
    <w:rsid w:val="007F5912"/>
    <w:rsid w:val="0090316C"/>
    <w:rsid w:val="00945291"/>
    <w:rsid w:val="0097597F"/>
    <w:rsid w:val="00996B76"/>
    <w:rsid w:val="009B7238"/>
    <w:rsid w:val="009C21B9"/>
    <w:rsid w:val="009C70F5"/>
    <w:rsid w:val="00A4500C"/>
    <w:rsid w:val="00A5790E"/>
    <w:rsid w:val="00A77E80"/>
    <w:rsid w:val="00AA59CE"/>
    <w:rsid w:val="00AC0F37"/>
    <w:rsid w:val="00BB4EEC"/>
    <w:rsid w:val="00C247C9"/>
    <w:rsid w:val="00CA05A0"/>
    <w:rsid w:val="00CB76DA"/>
    <w:rsid w:val="00CC53EA"/>
    <w:rsid w:val="00CD0E8F"/>
    <w:rsid w:val="00CF33A1"/>
    <w:rsid w:val="00D67DF5"/>
    <w:rsid w:val="00DC365C"/>
    <w:rsid w:val="00E06106"/>
    <w:rsid w:val="00E073BC"/>
    <w:rsid w:val="00E506E8"/>
    <w:rsid w:val="00E62FBC"/>
    <w:rsid w:val="00E64AC8"/>
    <w:rsid w:val="00EA4E80"/>
    <w:rsid w:val="00EE021F"/>
    <w:rsid w:val="00F25F5D"/>
    <w:rsid w:val="00F511C3"/>
    <w:rsid w:val="00F67BC0"/>
    <w:rsid w:val="00FD64C0"/>
    <w:rsid w:val="01022995"/>
    <w:rsid w:val="01191CF2"/>
    <w:rsid w:val="0122295C"/>
    <w:rsid w:val="01563C9B"/>
    <w:rsid w:val="01575802"/>
    <w:rsid w:val="016A5F99"/>
    <w:rsid w:val="01770EF4"/>
    <w:rsid w:val="018E71D5"/>
    <w:rsid w:val="019914F9"/>
    <w:rsid w:val="01B06D36"/>
    <w:rsid w:val="01CE5010"/>
    <w:rsid w:val="01D07D89"/>
    <w:rsid w:val="01F73464"/>
    <w:rsid w:val="01FC702F"/>
    <w:rsid w:val="02142DB6"/>
    <w:rsid w:val="021A0C1C"/>
    <w:rsid w:val="02226C98"/>
    <w:rsid w:val="0225720C"/>
    <w:rsid w:val="029C2075"/>
    <w:rsid w:val="03470EF6"/>
    <w:rsid w:val="035B003C"/>
    <w:rsid w:val="037113B2"/>
    <w:rsid w:val="037D0D92"/>
    <w:rsid w:val="0384237B"/>
    <w:rsid w:val="0385383E"/>
    <w:rsid w:val="04366243"/>
    <w:rsid w:val="04406D24"/>
    <w:rsid w:val="046E72D6"/>
    <w:rsid w:val="04916DC3"/>
    <w:rsid w:val="04A70A92"/>
    <w:rsid w:val="04BF2CCF"/>
    <w:rsid w:val="04C646E2"/>
    <w:rsid w:val="04D01051"/>
    <w:rsid w:val="04D07094"/>
    <w:rsid w:val="04D77A6E"/>
    <w:rsid w:val="04DA524E"/>
    <w:rsid w:val="04E4080C"/>
    <w:rsid w:val="0508764C"/>
    <w:rsid w:val="05097BB2"/>
    <w:rsid w:val="052634B7"/>
    <w:rsid w:val="053061F7"/>
    <w:rsid w:val="05315355"/>
    <w:rsid w:val="0536534E"/>
    <w:rsid w:val="05642439"/>
    <w:rsid w:val="05784DF9"/>
    <w:rsid w:val="05894A05"/>
    <w:rsid w:val="05901108"/>
    <w:rsid w:val="059C158E"/>
    <w:rsid w:val="059C6A7B"/>
    <w:rsid w:val="059D26A3"/>
    <w:rsid w:val="05A73A91"/>
    <w:rsid w:val="05D80100"/>
    <w:rsid w:val="05E67D6F"/>
    <w:rsid w:val="06057F27"/>
    <w:rsid w:val="06104A5A"/>
    <w:rsid w:val="06173A0C"/>
    <w:rsid w:val="06267015"/>
    <w:rsid w:val="06312A06"/>
    <w:rsid w:val="06384BAF"/>
    <w:rsid w:val="06445DC3"/>
    <w:rsid w:val="06496F1E"/>
    <w:rsid w:val="06695DD8"/>
    <w:rsid w:val="06797BA6"/>
    <w:rsid w:val="067B2CE6"/>
    <w:rsid w:val="06815BD2"/>
    <w:rsid w:val="06927F21"/>
    <w:rsid w:val="06BE00E3"/>
    <w:rsid w:val="06DA0D3C"/>
    <w:rsid w:val="06DF79C8"/>
    <w:rsid w:val="070B589B"/>
    <w:rsid w:val="070D23EF"/>
    <w:rsid w:val="07115AD1"/>
    <w:rsid w:val="07164EFE"/>
    <w:rsid w:val="071D64AD"/>
    <w:rsid w:val="07435476"/>
    <w:rsid w:val="07454355"/>
    <w:rsid w:val="07471415"/>
    <w:rsid w:val="074A6208"/>
    <w:rsid w:val="075A4256"/>
    <w:rsid w:val="075D6CBA"/>
    <w:rsid w:val="076277E4"/>
    <w:rsid w:val="07C66304"/>
    <w:rsid w:val="07E230EB"/>
    <w:rsid w:val="07EA0C0D"/>
    <w:rsid w:val="08001B52"/>
    <w:rsid w:val="08157DCE"/>
    <w:rsid w:val="0817643D"/>
    <w:rsid w:val="081B7B5C"/>
    <w:rsid w:val="08425C8A"/>
    <w:rsid w:val="08442DE7"/>
    <w:rsid w:val="08480D61"/>
    <w:rsid w:val="08780E0D"/>
    <w:rsid w:val="087A61C7"/>
    <w:rsid w:val="08AA0906"/>
    <w:rsid w:val="08BA0817"/>
    <w:rsid w:val="08CA10F2"/>
    <w:rsid w:val="08D3748A"/>
    <w:rsid w:val="08F00E43"/>
    <w:rsid w:val="08F42B29"/>
    <w:rsid w:val="08FF5FE3"/>
    <w:rsid w:val="09566245"/>
    <w:rsid w:val="09580120"/>
    <w:rsid w:val="095C362A"/>
    <w:rsid w:val="095F170E"/>
    <w:rsid w:val="096041CF"/>
    <w:rsid w:val="09671C1A"/>
    <w:rsid w:val="096C1C4E"/>
    <w:rsid w:val="097278D4"/>
    <w:rsid w:val="09887EF3"/>
    <w:rsid w:val="09B953F1"/>
    <w:rsid w:val="09C828D5"/>
    <w:rsid w:val="09DC1A41"/>
    <w:rsid w:val="09F236FC"/>
    <w:rsid w:val="09F97A83"/>
    <w:rsid w:val="09FA7DC7"/>
    <w:rsid w:val="0A3F486B"/>
    <w:rsid w:val="0A482F82"/>
    <w:rsid w:val="0A485570"/>
    <w:rsid w:val="0A5101AB"/>
    <w:rsid w:val="0A905BFA"/>
    <w:rsid w:val="0AA90903"/>
    <w:rsid w:val="0AC3076E"/>
    <w:rsid w:val="0AC557EF"/>
    <w:rsid w:val="0B280E2E"/>
    <w:rsid w:val="0B2D446B"/>
    <w:rsid w:val="0B344F2D"/>
    <w:rsid w:val="0B691325"/>
    <w:rsid w:val="0B7F168C"/>
    <w:rsid w:val="0B86038C"/>
    <w:rsid w:val="0BAB2858"/>
    <w:rsid w:val="0BD3665F"/>
    <w:rsid w:val="0C0734BE"/>
    <w:rsid w:val="0C131EE0"/>
    <w:rsid w:val="0C14679F"/>
    <w:rsid w:val="0C3E0781"/>
    <w:rsid w:val="0C504C6E"/>
    <w:rsid w:val="0C647ED4"/>
    <w:rsid w:val="0C71226B"/>
    <w:rsid w:val="0C824306"/>
    <w:rsid w:val="0C9317BB"/>
    <w:rsid w:val="0CA02D53"/>
    <w:rsid w:val="0CCE16BB"/>
    <w:rsid w:val="0CDA4867"/>
    <w:rsid w:val="0CE14B10"/>
    <w:rsid w:val="0CE56E36"/>
    <w:rsid w:val="0D0C7575"/>
    <w:rsid w:val="0D1640A6"/>
    <w:rsid w:val="0D1C6E31"/>
    <w:rsid w:val="0D2C022D"/>
    <w:rsid w:val="0D337A68"/>
    <w:rsid w:val="0D7209CE"/>
    <w:rsid w:val="0D7844B8"/>
    <w:rsid w:val="0D7A037A"/>
    <w:rsid w:val="0D944559"/>
    <w:rsid w:val="0DB50CFD"/>
    <w:rsid w:val="0DB721EF"/>
    <w:rsid w:val="0DC3495C"/>
    <w:rsid w:val="0DC44B90"/>
    <w:rsid w:val="0DCD4B5B"/>
    <w:rsid w:val="0DD50785"/>
    <w:rsid w:val="0DF02261"/>
    <w:rsid w:val="0DF853A9"/>
    <w:rsid w:val="0E32120F"/>
    <w:rsid w:val="0E3F628A"/>
    <w:rsid w:val="0E4C59A0"/>
    <w:rsid w:val="0E504C15"/>
    <w:rsid w:val="0E565611"/>
    <w:rsid w:val="0E6807E3"/>
    <w:rsid w:val="0E6B0C66"/>
    <w:rsid w:val="0E725E4A"/>
    <w:rsid w:val="0E7D1B21"/>
    <w:rsid w:val="0E81643E"/>
    <w:rsid w:val="0E973146"/>
    <w:rsid w:val="0EB777E4"/>
    <w:rsid w:val="0EF666E6"/>
    <w:rsid w:val="0EF925C1"/>
    <w:rsid w:val="0F0F542B"/>
    <w:rsid w:val="0F171B61"/>
    <w:rsid w:val="0F433E6D"/>
    <w:rsid w:val="0F4B42BE"/>
    <w:rsid w:val="0F5B0519"/>
    <w:rsid w:val="0F837F21"/>
    <w:rsid w:val="0F87361B"/>
    <w:rsid w:val="0FAD7D5E"/>
    <w:rsid w:val="0FC34BB2"/>
    <w:rsid w:val="0FD1162E"/>
    <w:rsid w:val="0FDE153A"/>
    <w:rsid w:val="0FEB63E3"/>
    <w:rsid w:val="0FFA4646"/>
    <w:rsid w:val="0FFB3969"/>
    <w:rsid w:val="101002AB"/>
    <w:rsid w:val="10106CAF"/>
    <w:rsid w:val="10143026"/>
    <w:rsid w:val="102B7D1C"/>
    <w:rsid w:val="10631D19"/>
    <w:rsid w:val="106B6A71"/>
    <w:rsid w:val="107A53B3"/>
    <w:rsid w:val="107C0A55"/>
    <w:rsid w:val="10A81E74"/>
    <w:rsid w:val="10AB6990"/>
    <w:rsid w:val="10B10277"/>
    <w:rsid w:val="10BC6B78"/>
    <w:rsid w:val="10E97743"/>
    <w:rsid w:val="10EC4A6C"/>
    <w:rsid w:val="10F733D0"/>
    <w:rsid w:val="10FF69D2"/>
    <w:rsid w:val="112F2670"/>
    <w:rsid w:val="115002DF"/>
    <w:rsid w:val="11677910"/>
    <w:rsid w:val="116C0E1E"/>
    <w:rsid w:val="117A1788"/>
    <w:rsid w:val="117B0094"/>
    <w:rsid w:val="1190293B"/>
    <w:rsid w:val="11980F1C"/>
    <w:rsid w:val="11BA20FE"/>
    <w:rsid w:val="11C34490"/>
    <w:rsid w:val="11F07CF1"/>
    <w:rsid w:val="11FA5A2D"/>
    <w:rsid w:val="11FA6C97"/>
    <w:rsid w:val="12226070"/>
    <w:rsid w:val="12474A5B"/>
    <w:rsid w:val="126D3EC6"/>
    <w:rsid w:val="126F31DF"/>
    <w:rsid w:val="12947AEC"/>
    <w:rsid w:val="12BC7C6E"/>
    <w:rsid w:val="12CC39D7"/>
    <w:rsid w:val="12EA45C3"/>
    <w:rsid w:val="133B0D37"/>
    <w:rsid w:val="134F0D6E"/>
    <w:rsid w:val="13617400"/>
    <w:rsid w:val="136D5879"/>
    <w:rsid w:val="13751031"/>
    <w:rsid w:val="1378115C"/>
    <w:rsid w:val="13965557"/>
    <w:rsid w:val="13A5250C"/>
    <w:rsid w:val="13B86696"/>
    <w:rsid w:val="13C5655B"/>
    <w:rsid w:val="13C7405A"/>
    <w:rsid w:val="13CE09D1"/>
    <w:rsid w:val="13EF0ADD"/>
    <w:rsid w:val="13F15BF7"/>
    <w:rsid w:val="13F73430"/>
    <w:rsid w:val="141F2847"/>
    <w:rsid w:val="146F102A"/>
    <w:rsid w:val="14846180"/>
    <w:rsid w:val="14D42BDF"/>
    <w:rsid w:val="14F35666"/>
    <w:rsid w:val="14F93D5A"/>
    <w:rsid w:val="152070F4"/>
    <w:rsid w:val="153A0081"/>
    <w:rsid w:val="153A5E33"/>
    <w:rsid w:val="154435E1"/>
    <w:rsid w:val="15466FAD"/>
    <w:rsid w:val="15563F10"/>
    <w:rsid w:val="15827076"/>
    <w:rsid w:val="159842DB"/>
    <w:rsid w:val="15AF0FAD"/>
    <w:rsid w:val="15BE2999"/>
    <w:rsid w:val="15CA00E7"/>
    <w:rsid w:val="15DE4D51"/>
    <w:rsid w:val="15E0596D"/>
    <w:rsid w:val="16005D4E"/>
    <w:rsid w:val="16047ABC"/>
    <w:rsid w:val="160C70E4"/>
    <w:rsid w:val="161A2DB2"/>
    <w:rsid w:val="16513439"/>
    <w:rsid w:val="165E085E"/>
    <w:rsid w:val="166F2455"/>
    <w:rsid w:val="168E4B86"/>
    <w:rsid w:val="16910F8D"/>
    <w:rsid w:val="16942569"/>
    <w:rsid w:val="16A9467B"/>
    <w:rsid w:val="16AE5012"/>
    <w:rsid w:val="16B360EF"/>
    <w:rsid w:val="16B37471"/>
    <w:rsid w:val="16F37029"/>
    <w:rsid w:val="17416DD8"/>
    <w:rsid w:val="17427E50"/>
    <w:rsid w:val="176F326B"/>
    <w:rsid w:val="178044D1"/>
    <w:rsid w:val="17AB6C1D"/>
    <w:rsid w:val="17B47241"/>
    <w:rsid w:val="17D518C0"/>
    <w:rsid w:val="17DA3568"/>
    <w:rsid w:val="17E17996"/>
    <w:rsid w:val="181453ED"/>
    <w:rsid w:val="18206773"/>
    <w:rsid w:val="1824438F"/>
    <w:rsid w:val="183A19D4"/>
    <w:rsid w:val="18470405"/>
    <w:rsid w:val="18474482"/>
    <w:rsid w:val="184846F2"/>
    <w:rsid w:val="18521A5B"/>
    <w:rsid w:val="18544F1D"/>
    <w:rsid w:val="18822A8D"/>
    <w:rsid w:val="188A6E08"/>
    <w:rsid w:val="18C01370"/>
    <w:rsid w:val="18C91C53"/>
    <w:rsid w:val="18E437F6"/>
    <w:rsid w:val="18E81F3A"/>
    <w:rsid w:val="190E493C"/>
    <w:rsid w:val="19162D5F"/>
    <w:rsid w:val="193A7793"/>
    <w:rsid w:val="1941568B"/>
    <w:rsid w:val="194C56E2"/>
    <w:rsid w:val="19541391"/>
    <w:rsid w:val="19644479"/>
    <w:rsid w:val="197F2A15"/>
    <w:rsid w:val="198F3A62"/>
    <w:rsid w:val="199A2D5D"/>
    <w:rsid w:val="19BC4AD3"/>
    <w:rsid w:val="19C36AB6"/>
    <w:rsid w:val="19D82972"/>
    <w:rsid w:val="19DD06D5"/>
    <w:rsid w:val="1A284E5B"/>
    <w:rsid w:val="1A376533"/>
    <w:rsid w:val="1A6849B3"/>
    <w:rsid w:val="1A6D6C8B"/>
    <w:rsid w:val="1A7A49B3"/>
    <w:rsid w:val="1A810478"/>
    <w:rsid w:val="1A881C88"/>
    <w:rsid w:val="1A9435FC"/>
    <w:rsid w:val="1A9B72B1"/>
    <w:rsid w:val="1A9E516A"/>
    <w:rsid w:val="1AA17756"/>
    <w:rsid w:val="1AA965B7"/>
    <w:rsid w:val="1AB07168"/>
    <w:rsid w:val="1AD5102B"/>
    <w:rsid w:val="1AD55606"/>
    <w:rsid w:val="1AE37B19"/>
    <w:rsid w:val="1AEB1612"/>
    <w:rsid w:val="1AF81C98"/>
    <w:rsid w:val="1B311C23"/>
    <w:rsid w:val="1B375710"/>
    <w:rsid w:val="1B485D00"/>
    <w:rsid w:val="1B510E19"/>
    <w:rsid w:val="1B537BF0"/>
    <w:rsid w:val="1B7849C6"/>
    <w:rsid w:val="1B7C09A5"/>
    <w:rsid w:val="1B9135FB"/>
    <w:rsid w:val="1BAF1623"/>
    <w:rsid w:val="1BAF3FD1"/>
    <w:rsid w:val="1BB3285E"/>
    <w:rsid w:val="1BBE56A9"/>
    <w:rsid w:val="1BC50F15"/>
    <w:rsid w:val="1BCB2371"/>
    <w:rsid w:val="1C066472"/>
    <w:rsid w:val="1C5D0C6B"/>
    <w:rsid w:val="1C6E0BA6"/>
    <w:rsid w:val="1C775276"/>
    <w:rsid w:val="1C933536"/>
    <w:rsid w:val="1C93687D"/>
    <w:rsid w:val="1C953DC6"/>
    <w:rsid w:val="1C9C1C4B"/>
    <w:rsid w:val="1CA14CD4"/>
    <w:rsid w:val="1CB13BCB"/>
    <w:rsid w:val="1CB155C7"/>
    <w:rsid w:val="1D183B23"/>
    <w:rsid w:val="1D1E1BA3"/>
    <w:rsid w:val="1D2E7DAA"/>
    <w:rsid w:val="1D3B3D26"/>
    <w:rsid w:val="1D3F50FF"/>
    <w:rsid w:val="1D4044B6"/>
    <w:rsid w:val="1D5623A3"/>
    <w:rsid w:val="1D676BCA"/>
    <w:rsid w:val="1D8561BA"/>
    <w:rsid w:val="1D8D69ED"/>
    <w:rsid w:val="1DB8466F"/>
    <w:rsid w:val="1DDB354F"/>
    <w:rsid w:val="1DFD068B"/>
    <w:rsid w:val="1E19271D"/>
    <w:rsid w:val="1E2A2DF3"/>
    <w:rsid w:val="1E4C22F3"/>
    <w:rsid w:val="1E576D30"/>
    <w:rsid w:val="1E6209AA"/>
    <w:rsid w:val="1E9317A5"/>
    <w:rsid w:val="1E95311E"/>
    <w:rsid w:val="1EFF4F79"/>
    <w:rsid w:val="1F0C509E"/>
    <w:rsid w:val="1F195CD1"/>
    <w:rsid w:val="1F29206D"/>
    <w:rsid w:val="1F7C0B0D"/>
    <w:rsid w:val="1F844BB2"/>
    <w:rsid w:val="1F932ECB"/>
    <w:rsid w:val="1F9475AF"/>
    <w:rsid w:val="1FC62D39"/>
    <w:rsid w:val="1FEA5DEC"/>
    <w:rsid w:val="1FFC0391"/>
    <w:rsid w:val="1FFC72F3"/>
    <w:rsid w:val="200F1DBD"/>
    <w:rsid w:val="20444777"/>
    <w:rsid w:val="204B32E9"/>
    <w:rsid w:val="205C7DDC"/>
    <w:rsid w:val="209B7291"/>
    <w:rsid w:val="20CD17C5"/>
    <w:rsid w:val="20D07B1B"/>
    <w:rsid w:val="20FF5B07"/>
    <w:rsid w:val="212E2A0A"/>
    <w:rsid w:val="216C01FB"/>
    <w:rsid w:val="217978CA"/>
    <w:rsid w:val="21975F35"/>
    <w:rsid w:val="21F51FC5"/>
    <w:rsid w:val="22025433"/>
    <w:rsid w:val="221E43FB"/>
    <w:rsid w:val="22267BE8"/>
    <w:rsid w:val="22285C2A"/>
    <w:rsid w:val="22505708"/>
    <w:rsid w:val="225F13C1"/>
    <w:rsid w:val="22870286"/>
    <w:rsid w:val="22870E2B"/>
    <w:rsid w:val="228C4AD4"/>
    <w:rsid w:val="228D52CB"/>
    <w:rsid w:val="22AF2646"/>
    <w:rsid w:val="22B715A2"/>
    <w:rsid w:val="22B72F5D"/>
    <w:rsid w:val="22E900F0"/>
    <w:rsid w:val="23094D76"/>
    <w:rsid w:val="23157B00"/>
    <w:rsid w:val="23174592"/>
    <w:rsid w:val="23176C63"/>
    <w:rsid w:val="231E5A19"/>
    <w:rsid w:val="232812A4"/>
    <w:rsid w:val="232F359A"/>
    <w:rsid w:val="23425D8D"/>
    <w:rsid w:val="23443407"/>
    <w:rsid w:val="235074A4"/>
    <w:rsid w:val="235454A8"/>
    <w:rsid w:val="235C7204"/>
    <w:rsid w:val="23C5189D"/>
    <w:rsid w:val="23CB4A89"/>
    <w:rsid w:val="23E64941"/>
    <w:rsid w:val="23FF02F4"/>
    <w:rsid w:val="24161885"/>
    <w:rsid w:val="2422564F"/>
    <w:rsid w:val="242C43F7"/>
    <w:rsid w:val="243417E7"/>
    <w:rsid w:val="246878FF"/>
    <w:rsid w:val="247C4564"/>
    <w:rsid w:val="248925BD"/>
    <w:rsid w:val="24C04229"/>
    <w:rsid w:val="24C407F5"/>
    <w:rsid w:val="24DB6885"/>
    <w:rsid w:val="24F853DE"/>
    <w:rsid w:val="2510178A"/>
    <w:rsid w:val="25151EB0"/>
    <w:rsid w:val="2520784B"/>
    <w:rsid w:val="25212109"/>
    <w:rsid w:val="252A162D"/>
    <w:rsid w:val="253C3048"/>
    <w:rsid w:val="25407981"/>
    <w:rsid w:val="255505D6"/>
    <w:rsid w:val="25603BF9"/>
    <w:rsid w:val="256C533D"/>
    <w:rsid w:val="257A3A83"/>
    <w:rsid w:val="2588178B"/>
    <w:rsid w:val="2590683B"/>
    <w:rsid w:val="259A3660"/>
    <w:rsid w:val="25A36E35"/>
    <w:rsid w:val="25B03E2D"/>
    <w:rsid w:val="25B3121C"/>
    <w:rsid w:val="2619617C"/>
    <w:rsid w:val="26300064"/>
    <w:rsid w:val="26742679"/>
    <w:rsid w:val="26A10265"/>
    <w:rsid w:val="26A91742"/>
    <w:rsid w:val="26B57888"/>
    <w:rsid w:val="26CA1BAD"/>
    <w:rsid w:val="26D20125"/>
    <w:rsid w:val="26E32E5E"/>
    <w:rsid w:val="26EB71D3"/>
    <w:rsid w:val="26F02E8B"/>
    <w:rsid w:val="26FB5F93"/>
    <w:rsid w:val="27005580"/>
    <w:rsid w:val="270C7C51"/>
    <w:rsid w:val="27141325"/>
    <w:rsid w:val="274709A6"/>
    <w:rsid w:val="27473DE5"/>
    <w:rsid w:val="276D3BC0"/>
    <w:rsid w:val="277D4867"/>
    <w:rsid w:val="277F42D1"/>
    <w:rsid w:val="27897750"/>
    <w:rsid w:val="27C544CE"/>
    <w:rsid w:val="27C673EE"/>
    <w:rsid w:val="27D3492A"/>
    <w:rsid w:val="28177978"/>
    <w:rsid w:val="2838704D"/>
    <w:rsid w:val="283F1A76"/>
    <w:rsid w:val="28542594"/>
    <w:rsid w:val="288043F3"/>
    <w:rsid w:val="288B6073"/>
    <w:rsid w:val="28B5300F"/>
    <w:rsid w:val="28F10E16"/>
    <w:rsid w:val="29126ADF"/>
    <w:rsid w:val="2917117C"/>
    <w:rsid w:val="2921123B"/>
    <w:rsid w:val="293335E3"/>
    <w:rsid w:val="29801DD6"/>
    <w:rsid w:val="29895F46"/>
    <w:rsid w:val="298D2287"/>
    <w:rsid w:val="29B165B0"/>
    <w:rsid w:val="29DE29C4"/>
    <w:rsid w:val="2A0D4CEE"/>
    <w:rsid w:val="2A0D7572"/>
    <w:rsid w:val="2A186B0C"/>
    <w:rsid w:val="2A3310A4"/>
    <w:rsid w:val="2A5A2089"/>
    <w:rsid w:val="2A673D10"/>
    <w:rsid w:val="2A6B0CB9"/>
    <w:rsid w:val="2A7551AF"/>
    <w:rsid w:val="2A964A72"/>
    <w:rsid w:val="2AA77E7B"/>
    <w:rsid w:val="2AC60C47"/>
    <w:rsid w:val="2AFE0D5D"/>
    <w:rsid w:val="2AFF1AE8"/>
    <w:rsid w:val="2B126281"/>
    <w:rsid w:val="2B14143F"/>
    <w:rsid w:val="2B28621E"/>
    <w:rsid w:val="2B335259"/>
    <w:rsid w:val="2B727B73"/>
    <w:rsid w:val="2B8555EA"/>
    <w:rsid w:val="2B8867CE"/>
    <w:rsid w:val="2B894845"/>
    <w:rsid w:val="2BBC2A17"/>
    <w:rsid w:val="2BC9768E"/>
    <w:rsid w:val="2BCF7E60"/>
    <w:rsid w:val="2BD47957"/>
    <w:rsid w:val="2BE45DD8"/>
    <w:rsid w:val="2BE629AA"/>
    <w:rsid w:val="2C154D59"/>
    <w:rsid w:val="2C3C1C16"/>
    <w:rsid w:val="2C58371F"/>
    <w:rsid w:val="2C6E2E3A"/>
    <w:rsid w:val="2C83761C"/>
    <w:rsid w:val="2C977891"/>
    <w:rsid w:val="2C984EE4"/>
    <w:rsid w:val="2CBB4780"/>
    <w:rsid w:val="2CE82F29"/>
    <w:rsid w:val="2CEB3021"/>
    <w:rsid w:val="2D086720"/>
    <w:rsid w:val="2D09797F"/>
    <w:rsid w:val="2D135F2B"/>
    <w:rsid w:val="2D203028"/>
    <w:rsid w:val="2D775C5E"/>
    <w:rsid w:val="2DC10935"/>
    <w:rsid w:val="2DE04AAE"/>
    <w:rsid w:val="2DE4225D"/>
    <w:rsid w:val="2DF54D47"/>
    <w:rsid w:val="2DF75D9E"/>
    <w:rsid w:val="2E0B5FC6"/>
    <w:rsid w:val="2E0F271B"/>
    <w:rsid w:val="2E4030EA"/>
    <w:rsid w:val="2E443AE2"/>
    <w:rsid w:val="2E650965"/>
    <w:rsid w:val="2E9B5528"/>
    <w:rsid w:val="2EC70FF1"/>
    <w:rsid w:val="2EDA19DD"/>
    <w:rsid w:val="2EE849C7"/>
    <w:rsid w:val="2F0200D1"/>
    <w:rsid w:val="2F067B08"/>
    <w:rsid w:val="2F7314CB"/>
    <w:rsid w:val="2F7777D8"/>
    <w:rsid w:val="2F9E68A6"/>
    <w:rsid w:val="2FAB1C40"/>
    <w:rsid w:val="2FDE6898"/>
    <w:rsid w:val="2FFE0E46"/>
    <w:rsid w:val="30076B7F"/>
    <w:rsid w:val="300838FB"/>
    <w:rsid w:val="301366AE"/>
    <w:rsid w:val="302B45A2"/>
    <w:rsid w:val="30331B46"/>
    <w:rsid w:val="303638F9"/>
    <w:rsid w:val="304362A7"/>
    <w:rsid w:val="30482A56"/>
    <w:rsid w:val="30526371"/>
    <w:rsid w:val="30B25B30"/>
    <w:rsid w:val="30B87FB8"/>
    <w:rsid w:val="30CB6C52"/>
    <w:rsid w:val="30CC09C9"/>
    <w:rsid w:val="30E56521"/>
    <w:rsid w:val="30E866B8"/>
    <w:rsid w:val="31097515"/>
    <w:rsid w:val="31191B71"/>
    <w:rsid w:val="312C06CB"/>
    <w:rsid w:val="31627499"/>
    <w:rsid w:val="31690C59"/>
    <w:rsid w:val="316B6DA9"/>
    <w:rsid w:val="31864123"/>
    <w:rsid w:val="31925360"/>
    <w:rsid w:val="319423BA"/>
    <w:rsid w:val="319579EB"/>
    <w:rsid w:val="31980EE1"/>
    <w:rsid w:val="31981F3A"/>
    <w:rsid w:val="31C73D22"/>
    <w:rsid w:val="31D32B14"/>
    <w:rsid w:val="31E5503E"/>
    <w:rsid w:val="31EB43DC"/>
    <w:rsid w:val="31FA6CF4"/>
    <w:rsid w:val="32217DCC"/>
    <w:rsid w:val="322C77A6"/>
    <w:rsid w:val="324A27CE"/>
    <w:rsid w:val="32576AFD"/>
    <w:rsid w:val="325E4620"/>
    <w:rsid w:val="32667D6B"/>
    <w:rsid w:val="32717118"/>
    <w:rsid w:val="328F0D7F"/>
    <w:rsid w:val="32A1042C"/>
    <w:rsid w:val="32A3634C"/>
    <w:rsid w:val="32B97676"/>
    <w:rsid w:val="32C018FD"/>
    <w:rsid w:val="32D67E31"/>
    <w:rsid w:val="32F414CB"/>
    <w:rsid w:val="3315392E"/>
    <w:rsid w:val="332E01E8"/>
    <w:rsid w:val="33364EAA"/>
    <w:rsid w:val="333C4D03"/>
    <w:rsid w:val="333F1DE7"/>
    <w:rsid w:val="338672D2"/>
    <w:rsid w:val="33CC0DCC"/>
    <w:rsid w:val="33E4797E"/>
    <w:rsid w:val="34057334"/>
    <w:rsid w:val="340A4C38"/>
    <w:rsid w:val="341B26D1"/>
    <w:rsid w:val="342C5427"/>
    <w:rsid w:val="34535A4F"/>
    <w:rsid w:val="347D68F3"/>
    <w:rsid w:val="34952D59"/>
    <w:rsid w:val="34A42D90"/>
    <w:rsid w:val="34A951EC"/>
    <w:rsid w:val="34AA4680"/>
    <w:rsid w:val="34B03F82"/>
    <w:rsid w:val="34BA6B50"/>
    <w:rsid w:val="34BC54A4"/>
    <w:rsid w:val="34C24120"/>
    <w:rsid w:val="34CF065D"/>
    <w:rsid w:val="350C3C6B"/>
    <w:rsid w:val="35144283"/>
    <w:rsid w:val="353876C0"/>
    <w:rsid w:val="357435A4"/>
    <w:rsid w:val="359B54C7"/>
    <w:rsid w:val="35AF040E"/>
    <w:rsid w:val="35CF2B1E"/>
    <w:rsid w:val="35F31E7F"/>
    <w:rsid w:val="360D3BBE"/>
    <w:rsid w:val="362042F4"/>
    <w:rsid w:val="36A05DA9"/>
    <w:rsid w:val="36A24EDC"/>
    <w:rsid w:val="36AE7695"/>
    <w:rsid w:val="36B31615"/>
    <w:rsid w:val="36B44A2F"/>
    <w:rsid w:val="36E746F9"/>
    <w:rsid w:val="3709125E"/>
    <w:rsid w:val="372775C9"/>
    <w:rsid w:val="3758092B"/>
    <w:rsid w:val="375C1A68"/>
    <w:rsid w:val="377A3A88"/>
    <w:rsid w:val="379A7051"/>
    <w:rsid w:val="37A60401"/>
    <w:rsid w:val="37C66020"/>
    <w:rsid w:val="37DD243A"/>
    <w:rsid w:val="37EF236E"/>
    <w:rsid w:val="37F91DFB"/>
    <w:rsid w:val="38160FC9"/>
    <w:rsid w:val="381C0737"/>
    <w:rsid w:val="38333553"/>
    <w:rsid w:val="3834228E"/>
    <w:rsid w:val="384C60A8"/>
    <w:rsid w:val="3858718D"/>
    <w:rsid w:val="38595A44"/>
    <w:rsid w:val="38700D9E"/>
    <w:rsid w:val="3886533E"/>
    <w:rsid w:val="38AE6EB0"/>
    <w:rsid w:val="38B02BEE"/>
    <w:rsid w:val="38B82ACC"/>
    <w:rsid w:val="38C76CDD"/>
    <w:rsid w:val="39022476"/>
    <w:rsid w:val="39030B83"/>
    <w:rsid w:val="390647DE"/>
    <w:rsid w:val="39092815"/>
    <w:rsid w:val="39224274"/>
    <w:rsid w:val="393839DF"/>
    <w:rsid w:val="393A5EE1"/>
    <w:rsid w:val="39485C8F"/>
    <w:rsid w:val="395A35F2"/>
    <w:rsid w:val="396553FC"/>
    <w:rsid w:val="398F12A1"/>
    <w:rsid w:val="39992ED3"/>
    <w:rsid w:val="39CF0E2A"/>
    <w:rsid w:val="39D836AE"/>
    <w:rsid w:val="3A01188B"/>
    <w:rsid w:val="3A294B5F"/>
    <w:rsid w:val="3A4D62EA"/>
    <w:rsid w:val="3A5117A2"/>
    <w:rsid w:val="3A553302"/>
    <w:rsid w:val="3AB0659F"/>
    <w:rsid w:val="3AC12F68"/>
    <w:rsid w:val="3B0428EE"/>
    <w:rsid w:val="3B0E28F0"/>
    <w:rsid w:val="3B0F3F60"/>
    <w:rsid w:val="3B356D13"/>
    <w:rsid w:val="3B394867"/>
    <w:rsid w:val="3B421358"/>
    <w:rsid w:val="3B716E54"/>
    <w:rsid w:val="3B7D6946"/>
    <w:rsid w:val="3BB379E9"/>
    <w:rsid w:val="3BCA5472"/>
    <w:rsid w:val="3BE4540C"/>
    <w:rsid w:val="3C135551"/>
    <w:rsid w:val="3C210A73"/>
    <w:rsid w:val="3C384229"/>
    <w:rsid w:val="3C4737BD"/>
    <w:rsid w:val="3C4B7E27"/>
    <w:rsid w:val="3C521832"/>
    <w:rsid w:val="3CA93328"/>
    <w:rsid w:val="3CDA5DAA"/>
    <w:rsid w:val="3CEA5A89"/>
    <w:rsid w:val="3CEB6CDC"/>
    <w:rsid w:val="3D187C4C"/>
    <w:rsid w:val="3D2A4F54"/>
    <w:rsid w:val="3D38341C"/>
    <w:rsid w:val="3D443D70"/>
    <w:rsid w:val="3D4B544E"/>
    <w:rsid w:val="3D632091"/>
    <w:rsid w:val="3D741C4C"/>
    <w:rsid w:val="3D796021"/>
    <w:rsid w:val="3D7F55A0"/>
    <w:rsid w:val="3D882B3D"/>
    <w:rsid w:val="3DBB2D75"/>
    <w:rsid w:val="3DBD4042"/>
    <w:rsid w:val="3DC1405F"/>
    <w:rsid w:val="3DCD0A1D"/>
    <w:rsid w:val="3DE17843"/>
    <w:rsid w:val="3DE243A2"/>
    <w:rsid w:val="3DE95127"/>
    <w:rsid w:val="3DF142EF"/>
    <w:rsid w:val="3DF82D03"/>
    <w:rsid w:val="3E2752D9"/>
    <w:rsid w:val="3E356012"/>
    <w:rsid w:val="3E830983"/>
    <w:rsid w:val="3EA04250"/>
    <w:rsid w:val="3EA26F6C"/>
    <w:rsid w:val="3EA60967"/>
    <w:rsid w:val="3EA65098"/>
    <w:rsid w:val="3EB9623C"/>
    <w:rsid w:val="3EBC4342"/>
    <w:rsid w:val="3EBF6D2A"/>
    <w:rsid w:val="3EC0678B"/>
    <w:rsid w:val="3ECE62AA"/>
    <w:rsid w:val="3EF81CF6"/>
    <w:rsid w:val="3F5D3D5C"/>
    <w:rsid w:val="3F62368B"/>
    <w:rsid w:val="3F6E6F8D"/>
    <w:rsid w:val="3F874141"/>
    <w:rsid w:val="3F8A73B4"/>
    <w:rsid w:val="3FAA63C9"/>
    <w:rsid w:val="3FDA610A"/>
    <w:rsid w:val="3FF274F2"/>
    <w:rsid w:val="4001610D"/>
    <w:rsid w:val="40407B55"/>
    <w:rsid w:val="407413AE"/>
    <w:rsid w:val="40864379"/>
    <w:rsid w:val="40902FB4"/>
    <w:rsid w:val="40AB3DD9"/>
    <w:rsid w:val="40E730B8"/>
    <w:rsid w:val="40E827E3"/>
    <w:rsid w:val="40FD12A6"/>
    <w:rsid w:val="41057002"/>
    <w:rsid w:val="41183F59"/>
    <w:rsid w:val="4136070E"/>
    <w:rsid w:val="41575F65"/>
    <w:rsid w:val="416D5BFA"/>
    <w:rsid w:val="417920BC"/>
    <w:rsid w:val="419E6B74"/>
    <w:rsid w:val="41BE1976"/>
    <w:rsid w:val="41C16C50"/>
    <w:rsid w:val="41D52E4E"/>
    <w:rsid w:val="41DB3A57"/>
    <w:rsid w:val="42070600"/>
    <w:rsid w:val="4246326A"/>
    <w:rsid w:val="426D6AF1"/>
    <w:rsid w:val="426F5BBE"/>
    <w:rsid w:val="42730CAB"/>
    <w:rsid w:val="427A47AA"/>
    <w:rsid w:val="427F4629"/>
    <w:rsid w:val="428378C3"/>
    <w:rsid w:val="4284375A"/>
    <w:rsid w:val="42B4656B"/>
    <w:rsid w:val="42BA4354"/>
    <w:rsid w:val="42D61D91"/>
    <w:rsid w:val="43000671"/>
    <w:rsid w:val="432A3579"/>
    <w:rsid w:val="433456F9"/>
    <w:rsid w:val="433C2C5D"/>
    <w:rsid w:val="433D5244"/>
    <w:rsid w:val="434802A9"/>
    <w:rsid w:val="43684A94"/>
    <w:rsid w:val="437770A1"/>
    <w:rsid w:val="438A168A"/>
    <w:rsid w:val="439407AE"/>
    <w:rsid w:val="439A38FE"/>
    <w:rsid w:val="439C7ECC"/>
    <w:rsid w:val="43AA4891"/>
    <w:rsid w:val="43D53E69"/>
    <w:rsid w:val="43F17412"/>
    <w:rsid w:val="44593A42"/>
    <w:rsid w:val="4467053E"/>
    <w:rsid w:val="447C0115"/>
    <w:rsid w:val="448E32B4"/>
    <w:rsid w:val="44A12C55"/>
    <w:rsid w:val="44AF588A"/>
    <w:rsid w:val="44C47C91"/>
    <w:rsid w:val="44DB1C52"/>
    <w:rsid w:val="44DF0656"/>
    <w:rsid w:val="45265669"/>
    <w:rsid w:val="452F515C"/>
    <w:rsid w:val="45524E39"/>
    <w:rsid w:val="456B6985"/>
    <w:rsid w:val="458172BD"/>
    <w:rsid w:val="45831ACE"/>
    <w:rsid w:val="459601B6"/>
    <w:rsid w:val="45BA7F53"/>
    <w:rsid w:val="45BD4368"/>
    <w:rsid w:val="45C0673F"/>
    <w:rsid w:val="45C719E3"/>
    <w:rsid w:val="45CC38E0"/>
    <w:rsid w:val="462310C0"/>
    <w:rsid w:val="4625174E"/>
    <w:rsid w:val="462608E4"/>
    <w:rsid w:val="46421E67"/>
    <w:rsid w:val="46444F3F"/>
    <w:rsid w:val="46540922"/>
    <w:rsid w:val="465609C5"/>
    <w:rsid w:val="468619CC"/>
    <w:rsid w:val="46B3001F"/>
    <w:rsid w:val="46C44049"/>
    <w:rsid w:val="46D835B1"/>
    <w:rsid w:val="47082105"/>
    <w:rsid w:val="47196DDF"/>
    <w:rsid w:val="472F6B03"/>
    <w:rsid w:val="477A4EEB"/>
    <w:rsid w:val="47800D14"/>
    <w:rsid w:val="47875CE6"/>
    <w:rsid w:val="47A310F9"/>
    <w:rsid w:val="47B777F0"/>
    <w:rsid w:val="47C1267E"/>
    <w:rsid w:val="47CE1EEA"/>
    <w:rsid w:val="47DC2802"/>
    <w:rsid w:val="47FB6228"/>
    <w:rsid w:val="48182A7E"/>
    <w:rsid w:val="482F0372"/>
    <w:rsid w:val="48475E0F"/>
    <w:rsid w:val="48506608"/>
    <w:rsid w:val="488E77E7"/>
    <w:rsid w:val="48AF037E"/>
    <w:rsid w:val="48B439E9"/>
    <w:rsid w:val="48E275D9"/>
    <w:rsid w:val="48F251EB"/>
    <w:rsid w:val="48F25D7A"/>
    <w:rsid w:val="490671D4"/>
    <w:rsid w:val="4907028D"/>
    <w:rsid w:val="490F4850"/>
    <w:rsid w:val="491D5994"/>
    <w:rsid w:val="49387D2E"/>
    <w:rsid w:val="49391C76"/>
    <w:rsid w:val="493E0A0F"/>
    <w:rsid w:val="494642C8"/>
    <w:rsid w:val="49822A61"/>
    <w:rsid w:val="49850947"/>
    <w:rsid w:val="498565F2"/>
    <w:rsid w:val="49932497"/>
    <w:rsid w:val="49A81636"/>
    <w:rsid w:val="49BB5A38"/>
    <w:rsid w:val="49BF0EE3"/>
    <w:rsid w:val="49CF4F13"/>
    <w:rsid w:val="49E9546B"/>
    <w:rsid w:val="49FC36F4"/>
    <w:rsid w:val="4A01443C"/>
    <w:rsid w:val="4A031AD4"/>
    <w:rsid w:val="4A2611C2"/>
    <w:rsid w:val="4A27263E"/>
    <w:rsid w:val="4A511CE7"/>
    <w:rsid w:val="4A5C733C"/>
    <w:rsid w:val="4AB92137"/>
    <w:rsid w:val="4ABC0044"/>
    <w:rsid w:val="4AE82C4A"/>
    <w:rsid w:val="4AEE6340"/>
    <w:rsid w:val="4AF211F4"/>
    <w:rsid w:val="4B3C147D"/>
    <w:rsid w:val="4B714204"/>
    <w:rsid w:val="4B98132D"/>
    <w:rsid w:val="4B9A6B8B"/>
    <w:rsid w:val="4BA5488A"/>
    <w:rsid w:val="4BBA6EE0"/>
    <w:rsid w:val="4BC46D05"/>
    <w:rsid w:val="4BC83A6A"/>
    <w:rsid w:val="4BF66F67"/>
    <w:rsid w:val="4C10015C"/>
    <w:rsid w:val="4C147564"/>
    <w:rsid w:val="4C2A7B3D"/>
    <w:rsid w:val="4C2C50F4"/>
    <w:rsid w:val="4C2D4B10"/>
    <w:rsid w:val="4C3C5447"/>
    <w:rsid w:val="4C6447D3"/>
    <w:rsid w:val="4C723158"/>
    <w:rsid w:val="4C791314"/>
    <w:rsid w:val="4C80762B"/>
    <w:rsid w:val="4C8116E4"/>
    <w:rsid w:val="4CB929FB"/>
    <w:rsid w:val="4CBA1051"/>
    <w:rsid w:val="4CD57483"/>
    <w:rsid w:val="4CEB5365"/>
    <w:rsid w:val="4CFB4AE4"/>
    <w:rsid w:val="4D13269E"/>
    <w:rsid w:val="4D1D2E15"/>
    <w:rsid w:val="4D483A4E"/>
    <w:rsid w:val="4D4D6468"/>
    <w:rsid w:val="4D5E7AED"/>
    <w:rsid w:val="4D7B2E1F"/>
    <w:rsid w:val="4D9A5E24"/>
    <w:rsid w:val="4DBD1601"/>
    <w:rsid w:val="4DC24F8E"/>
    <w:rsid w:val="4DDD6359"/>
    <w:rsid w:val="4DE461AE"/>
    <w:rsid w:val="4DF07395"/>
    <w:rsid w:val="4DF27DF9"/>
    <w:rsid w:val="4E013C2E"/>
    <w:rsid w:val="4E466B35"/>
    <w:rsid w:val="4E46710A"/>
    <w:rsid w:val="4E58642E"/>
    <w:rsid w:val="4E6461C2"/>
    <w:rsid w:val="4E833649"/>
    <w:rsid w:val="4ECC2630"/>
    <w:rsid w:val="4EFC45AD"/>
    <w:rsid w:val="4F0B2754"/>
    <w:rsid w:val="4F12349A"/>
    <w:rsid w:val="4F3D7EF0"/>
    <w:rsid w:val="4F4E45F1"/>
    <w:rsid w:val="4F5C6A20"/>
    <w:rsid w:val="4F6546D6"/>
    <w:rsid w:val="4F696360"/>
    <w:rsid w:val="4F702EAA"/>
    <w:rsid w:val="4F900D6D"/>
    <w:rsid w:val="4FA96D89"/>
    <w:rsid w:val="4FB26584"/>
    <w:rsid w:val="4FCA26AE"/>
    <w:rsid w:val="4FDE0E82"/>
    <w:rsid w:val="4FF13A97"/>
    <w:rsid w:val="4FFA1447"/>
    <w:rsid w:val="50175733"/>
    <w:rsid w:val="50367A76"/>
    <w:rsid w:val="503C69E6"/>
    <w:rsid w:val="503E0286"/>
    <w:rsid w:val="505123E7"/>
    <w:rsid w:val="50693ED9"/>
    <w:rsid w:val="5076338C"/>
    <w:rsid w:val="50A8151D"/>
    <w:rsid w:val="50C26525"/>
    <w:rsid w:val="50D0397E"/>
    <w:rsid w:val="50E42AF6"/>
    <w:rsid w:val="51117EB1"/>
    <w:rsid w:val="511960AF"/>
    <w:rsid w:val="51320C4B"/>
    <w:rsid w:val="51571E73"/>
    <w:rsid w:val="51631E00"/>
    <w:rsid w:val="51A31E38"/>
    <w:rsid w:val="51BF5CEC"/>
    <w:rsid w:val="51C3046E"/>
    <w:rsid w:val="51D37E06"/>
    <w:rsid w:val="520554D7"/>
    <w:rsid w:val="52686A7F"/>
    <w:rsid w:val="52AE3DE8"/>
    <w:rsid w:val="52C278BC"/>
    <w:rsid w:val="52C863E2"/>
    <w:rsid w:val="52D336D1"/>
    <w:rsid w:val="52D451E9"/>
    <w:rsid w:val="52E82D7F"/>
    <w:rsid w:val="52F00CB7"/>
    <w:rsid w:val="52F43891"/>
    <w:rsid w:val="5301467A"/>
    <w:rsid w:val="530213EA"/>
    <w:rsid w:val="53106E20"/>
    <w:rsid w:val="531108EE"/>
    <w:rsid w:val="53183DE3"/>
    <w:rsid w:val="53192744"/>
    <w:rsid w:val="532D59A7"/>
    <w:rsid w:val="533B1652"/>
    <w:rsid w:val="53596952"/>
    <w:rsid w:val="535E60D7"/>
    <w:rsid w:val="53616C5B"/>
    <w:rsid w:val="536C0E29"/>
    <w:rsid w:val="53956EE6"/>
    <w:rsid w:val="53991492"/>
    <w:rsid w:val="53AD4509"/>
    <w:rsid w:val="53DE7B39"/>
    <w:rsid w:val="53FF49AE"/>
    <w:rsid w:val="54054536"/>
    <w:rsid w:val="54113943"/>
    <w:rsid w:val="5428163B"/>
    <w:rsid w:val="5441340B"/>
    <w:rsid w:val="54464E05"/>
    <w:rsid w:val="5457497B"/>
    <w:rsid w:val="54590870"/>
    <w:rsid w:val="549B5429"/>
    <w:rsid w:val="54A33D63"/>
    <w:rsid w:val="54B821D1"/>
    <w:rsid w:val="54C14076"/>
    <w:rsid w:val="54D04472"/>
    <w:rsid w:val="54E470E8"/>
    <w:rsid w:val="54E90E2F"/>
    <w:rsid w:val="54F0458B"/>
    <w:rsid w:val="54F9573F"/>
    <w:rsid w:val="551A684A"/>
    <w:rsid w:val="55275777"/>
    <w:rsid w:val="55682D61"/>
    <w:rsid w:val="557C05BD"/>
    <w:rsid w:val="558F7808"/>
    <w:rsid w:val="559923A4"/>
    <w:rsid w:val="55B92522"/>
    <w:rsid w:val="55C4126A"/>
    <w:rsid w:val="55C71D3F"/>
    <w:rsid w:val="55CB36C5"/>
    <w:rsid w:val="55D475A7"/>
    <w:rsid w:val="55F4400D"/>
    <w:rsid w:val="55F819CD"/>
    <w:rsid w:val="56057288"/>
    <w:rsid w:val="56364C8D"/>
    <w:rsid w:val="567D3269"/>
    <w:rsid w:val="56864E47"/>
    <w:rsid w:val="56DF57E9"/>
    <w:rsid w:val="56E16032"/>
    <w:rsid w:val="570B4646"/>
    <w:rsid w:val="5726543A"/>
    <w:rsid w:val="572C1871"/>
    <w:rsid w:val="572E1C42"/>
    <w:rsid w:val="57335959"/>
    <w:rsid w:val="578A66BE"/>
    <w:rsid w:val="578D4289"/>
    <w:rsid w:val="57AF3BA7"/>
    <w:rsid w:val="57DA144E"/>
    <w:rsid w:val="57EB73CC"/>
    <w:rsid w:val="57F03DED"/>
    <w:rsid w:val="57FE145C"/>
    <w:rsid w:val="58066C99"/>
    <w:rsid w:val="580F6364"/>
    <w:rsid w:val="58552301"/>
    <w:rsid w:val="5862476D"/>
    <w:rsid w:val="58735237"/>
    <w:rsid w:val="58B7083B"/>
    <w:rsid w:val="58BB3FDE"/>
    <w:rsid w:val="58BC1F39"/>
    <w:rsid w:val="58C93E95"/>
    <w:rsid w:val="58CF001E"/>
    <w:rsid w:val="58D441FC"/>
    <w:rsid w:val="58F017B3"/>
    <w:rsid w:val="59061D46"/>
    <w:rsid w:val="5941318D"/>
    <w:rsid w:val="59503AB4"/>
    <w:rsid w:val="59785FE9"/>
    <w:rsid w:val="59881F26"/>
    <w:rsid w:val="59AE75E5"/>
    <w:rsid w:val="59D8207B"/>
    <w:rsid w:val="59DB394B"/>
    <w:rsid w:val="5A03246E"/>
    <w:rsid w:val="5A0A0776"/>
    <w:rsid w:val="5A1B56E9"/>
    <w:rsid w:val="5A3D6016"/>
    <w:rsid w:val="5A493740"/>
    <w:rsid w:val="5A50166B"/>
    <w:rsid w:val="5A5158C8"/>
    <w:rsid w:val="5A9C6D4B"/>
    <w:rsid w:val="5AAA7523"/>
    <w:rsid w:val="5AB81BCA"/>
    <w:rsid w:val="5B07038B"/>
    <w:rsid w:val="5B197E3F"/>
    <w:rsid w:val="5B3F1217"/>
    <w:rsid w:val="5B7954E3"/>
    <w:rsid w:val="5B7D380B"/>
    <w:rsid w:val="5B9F6605"/>
    <w:rsid w:val="5BAC5D1C"/>
    <w:rsid w:val="5BBB77BC"/>
    <w:rsid w:val="5BCA4E8D"/>
    <w:rsid w:val="5BCD655F"/>
    <w:rsid w:val="5BF255AC"/>
    <w:rsid w:val="5BF92FF0"/>
    <w:rsid w:val="5BF95772"/>
    <w:rsid w:val="5BFB67DD"/>
    <w:rsid w:val="5C046823"/>
    <w:rsid w:val="5C061D22"/>
    <w:rsid w:val="5C0E08D1"/>
    <w:rsid w:val="5C5F0799"/>
    <w:rsid w:val="5C613692"/>
    <w:rsid w:val="5C752DB9"/>
    <w:rsid w:val="5C795769"/>
    <w:rsid w:val="5C7C6506"/>
    <w:rsid w:val="5C873BE9"/>
    <w:rsid w:val="5CAF2225"/>
    <w:rsid w:val="5CB77AF0"/>
    <w:rsid w:val="5CCA71A0"/>
    <w:rsid w:val="5CCB7959"/>
    <w:rsid w:val="5CCC6436"/>
    <w:rsid w:val="5CD36911"/>
    <w:rsid w:val="5CE07515"/>
    <w:rsid w:val="5CE22131"/>
    <w:rsid w:val="5CE35D4A"/>
    <w:rsid w:val="5D4E2A97"/>
    <w:rsid w:val="5D5509B8"/>
    <w:rsid w:val="5D702F8C"/>
    <w:rsid w:val="5D914764"/>
    <w:rsid w:val="5DAF2506"/>
    <w:rsid w:val="5DBB7EDB"/>
    <w:rsid w:val="5DF55875"/>
    <w:rsid w:val="5E195310"/>
    <w:rsid w:val="5E1B446A"/>
    <w:rsid w:val="5E266061"/>
    <w:rsid w:val="5E2B15FF"/>
    <w:rsid w:val="5E3F4978"/>
    <w:rsid w:val="5E537E6C"/>
    <w:rsid w:val="5E793EC7"/>
    <w:rsid w:val="5E957595"/>
    <w:rsid w:val="5EE54FC3"/>
    <w:rsid w:val="5F10502E"/>
    <w:rsid w:val="5F142C0A"/>
    <w:rsid w:val="5F4640FF"/>
    <w:rsid w:val="5F5518FD"/>
    <w:rsid w:val="5F6F3DD9"/>
    <w:rsid w:val="5FB4337E"/>
    <w:rsid w:val="5FB648FE"/>
    <w:rsid w:val="5FBC3CDD"/>
    <w:rsid w:val="5FBE4EFA"/>
    <w:rsid w:val="5FF06B35"/>
    <w:rsid w:val="5FF91FD2"/>
    <w:rsid w:val="6001223F"/>
    <w:rsid w:val="60023898"/>
    <w:rsid w:val="601B1842"/>
    <w:rsid w:val="603B50C9"/>
    <w:rsid w:val="605502DA"/>
    <w:rsid w:val="605A6786"/>
    <w:rsid w:val="60672549"/>
    <w:rsid w:val="607E19D5"/>
    <w:rsid w:val="607E2968"/>
    <w:rsid w:val="608D49D8"/>
    <w:rsid w:val="609F141C"/>
    <w:rsid w:val="609F44B2"/>
    <w:rsid w:val="60B60E79"/>
    <w:rsid w:val="60C257BA"/>
    <w:rsid w:val="60D34F02"/>
    <w:rsid w:val="60D50B1A"/>
    <w:rsid w:val="60D57D62"/>
    <w:rsid w:val="60F65321"/>
    <w:rsid w:val="611453E5"/>
    <w:rsid w:val="61185663"/>
    <w:rsid w:val="61251EE0"/>
    <w:rsid w:val="612D1895"/>
    <w:rsid w:val="6141708E"/>
    <w:rsid w:val="61694337"/>
    <w:rsid w:val="61825870"/>
    <w:rsid w:val="61846652"/>
    <w:rsid w:val="618642D3"/>
    <w:rsid w:val="61955D6B"/>
    <w:rsid w:val="6199537E"/>
    <w:rsid w:val="61A337E2"/>
    <w:rsid w:val="61B03B83"/>
    <w:rsid w:val="621D45F3"/>
    <w:rsid w:val="622F023C"/>
    <w:rsid w:val="6231285B"/>
    <w:rsid w:val="62430775"/>
    <w:rsid w:val="624A6558"/>
    <w:rsid w:val="62847A82"/>
    <w:rsid w:val="62996B5F"/>
    <w:rsid w:val="629A4B18"/>
    <w:rsid w:val="629D6DC4"/>
    <w:rsid w:val="629D74BD"/>
    <w:rsid w:val="62B644BF"/>
    <w:rsid w:val="62CB460E"/>
    <w:rsid w:val="62CD2C0F"/>
    <w:rsid w:val="62D304CD"/>
    <w:rsid w:val="62EE7A63"/>
    <w:rsid w:val="62FC6125"/>
    <w:rsid w:val="62FE1717"/>
    <w:rsid w:val="63050798"/>
    <w:rsid w:val="632A28F4"/>
    <w:rsid w:val="633346FF"/>
    <w:rsid w:val="633463CC"/>
    <w:rsid w:val="634432F6"/>
    <w:rsid w:val="634E23C2"/>
    <w:rsid w:val="63816A3C"/>
    <w:rsid w:val="639A1729"/>
    <w:rsid w:val="639C5F0E"/>
    <w:rsid w:val="63A33EE4"/>
    <w:rsid w:val="63A647EF"/>
    <w:rsid w:val="63D72C4E"/>
    <w:rsid w:val="63D95A8A"/>
    <w:rsid w:val="63DF11A8"/>
    <w:rsid w:val="63E41EF2"/>
    <w:rsid w:val="63F542EB"/>
    <w:rsid w:val="63F7059D"/>
    <w:rsid w:val="63F725CF"/>
    <w:rsid w:val="640E6C5D"/>
    <w:rsid w:val="64217B24"/>
    <w:rsid w:val="64530E32"/>
    <w:rsid w:val="645819C0"/>
    <w:rsid w:val="64715D44"/>
    <w:rsid w:val="64966BF8"/>
    <w:rsid w:val="64A6420D"/>
    <w:rsid w:val="64B03C38"/>
    <w:rsid w:val="64BD71A6"/>
    <w:rsid w:val="64CC7A22"/>
    <w:rsid w:val="64EF15BB"/>
    <w:rsid w:val="64EF4430"/>
    <w:rsid w:val="64F708EF"/>
    <w:rsid w:val="64F71C38"/>
    <w:rsid w:val="650059B6"/>
    <w:rsid w:val="65193886"/>
    <w:rsid w:val="65324906"/>
    <w:rsid w:val="65455D4A"/>
    <w:rsid w:val="65457077"/>
    <w:rsid w:val="654A6134"/>
    <w:rsid w:val="654C3280"/>
    <w:rsid w:val="656D2CB7"/>
    <w:rsid w:val="657C6A98"/>
    <w:rsid w:val="65892212"/>
    <w:rsid w:val="65952A23"/>
    <w:rsid w:val="65A82315"/>
    <w:rsid w:val="65B64669"/>
    <w:rsid w:val="65FF72C3"/>
    <w:rsid w:val="665A1A98"/>
    <w:rsid w:val="665B1B7C"/>
    <w:rsid w:val="668C76A5"/>
    <w:rsid w:val="66B920FE"/>
    <w:rsid w:val="66DE0CA7"/>
    <w:rsid w:val="66F4247E"/>
    <w:rsid w:val="670A5842"/>
    <w:rsid w:val="672F3435"/>
    <w:rsid w:val="672F416F"/>
    <w:rsid w:val="6730205A"/>
    <w:rsid w:val="67353ACD"/>
    <w:rsid w:val="6762165D"/>
    <w:rsid w:val="67636B6B"/>
    <w:rsid w:val="676663DA"/>
    <w:rsid w:val="676856CA"/>
    <w:rsid w:val="67881942"/>
    <w:rsid w:val="67A0418D"/>
    <w:rsid w:val="681E5990"/>
    <w:rsid w:val="68280C6A"/>
    <w:rsid w:val="684146EA"/>
    <w:rsid w:val="6856759E"/>
    <w:rsid w:val="68585596"/>
    <w:rsid w:val="685E0C33"/>
    <w:rsid w:val="686A3CB1"/>
    <w:rsid w:val="6877538F"/>
    <w:rsid w:val="68884196"/>
    <w:rsid w:val="689A2EAD"/>
    <w:rsid w:val="68A341AB"/>
    <w:rsid w:val="68CF6A90"/>
    <w:rsid w:val="68EE062F"/>
    <w:rsid w:val="6909019F"/>
    <w:rsid w:val="693E4732"/>
    <w:rsid w:val="694A5463"/>
    <w:rsid w:val="69526E89"/>
    <w:rsid w:val="69551EBD"/>
    <w:rsid w:val="69B905FF"/>
    <w:rsid w:val="69D47C4A"/>
    <w:rsid w:val="69DE1BC4"/>
    <w:rsid w:val="69FC50C3"/>
    <w:rsid w:val="6A1A0163"/>
    <w:rsid w:val="6A2A634A"/>
    <w:rsid w:val="6A487F66"/>
    <w:rsid w:val="6A4C5ECB"/>
    <w:rsid w:val="6A4F56A5"/>
    <w:rsid w:val="6A5679A1"/>
    <w:rsid w:val="6A6F0C0F"/>
    <w:rsid w:val="6AB129BF"/>
    <w:rsid w:val="6AC23F8E"/>
    <w:rsid w:val="6AD57715"/>
    <w:rsid w:val="6B1161AD"/>
    <w:rsid w:val="6B2E4BC9"/>
    <w:rsid w:val="6B351C49"/>
    <w:rsid w:val="6B376020"/>
    <w:rsid w:val="6B446528"/>
    <w:rsid w:val="6B494954"/>
    <w:rsid w:val="6B5D5880"/>
    <w:rsid w:val="6B5E61D3"/>
    <w:rsid w:val="6B656596"/>
    <w:rsid w:val="6B680F92"/>
    <w:rsid w:val="6B6A04EC"/>
    <w:rsid w:val="6B6D7607"/>
    <w:rsid w:val="6B767A11"/>
    <w:rsid w:val="6B954F10"/>
    <w:rsid w:val="6B9B118B"/>
    <w:rsid w:val="6BA57C8C"/>
    <w:rsid w:val="6BCC2637"/>
    <w:rsid w:val="6BDB399E"/>
    <w:rsid w:val="6C0A0794"/>
    <w:rsid w:val="6C0F34B7"/>
    <w:rsid w:val="6C126846"/>
    <w:rsid w:val="6C5B2DB8"/>
    <w:rsid w:val="6C6D550E"/>
    <w:rsid w:val="6C732D42"/>
    <w:rsid w:val="6C7840DA"/>
    <w:rsid w:val="6C793467"/>
    <w:rsid w:val="6C866CB6"/>
    <w:rsid w:val="6CB64992"/>
    <w:rsid w:val="6CCF0932"/>
    <w:rsid w:val="6CE03C7A"/>
    <w:rsid w:val="6D4322ED"/>
    <w:rsid w:val="6D5C26F9"/>
    <w:rsid w:val="6D8C2D44"/>
    <w:rsid w:val="6D9A7154"/>
    <w:rsid w:val="6DD36329"/>
    <w:rsid w:val="6DD95FA0"/>
    <w:rsid w:val="6DDE6BED"/>
    <w:rsid w:val="6DE50370"/>
    <w:rsid w:val="6E044CA3"/>
    <w:rsid w:val="6E104572"/>
    <w:rsid w:val="6E1C71A9"/>
    <w:rsid w:val="6E2C669C"/>
    <w:rsid w:val="6E3358BE"/>
    <w:rsid w:val="6E3C179A"/>
    <w:rsid w:val="6E3E6979"/>
    <w:rsid w:val="6E492DF3"/>
    <w:rsid w:val="6E60154B"/>
    <w:rsid w:val="6E686CDC"/>
    <w:rsid w:val="6E9A4FA2"/>
    <w:rsid w:val="6EA155C9"/>
    <w:rsid w:val="6EA44C3C"/>
    <w:rsid w:val="6EA73EC3"/>
    <w:rsid w:val="6EC448DF"/>
    <w:rsid w:val="6EDD4DCA"/>
    <w:rsid w:val="6EF4727F"/>
    <w:rsid w:val="6F20603F"/>
    <w:rsid w:val="6F30627F"/>
    <w:rsid w:val="6F8D3E47"/>
    <w:rsid w:val="6F965B71"/>
    <w:rsid w:val="6FCF241D"/>
    <w:rsid w:val="6FD5104F"/>
    <w:rsid w:val="6FDB4FF7"/>
    <w:rsid w:val="700B68D9"/>
    <w:rsid w:val="70154F0A"/>
    <w:rsid w:val="702879F1"/>
    <w:rsid w:val="70321FFD"/>
    <w:rsid w:val="70350E10"/>
    <w:rsid w:val="705555DC"/>
    <w:rsid w:val="70576032"/>
    <w:rsid w:val="70702203"/>
    <w:rsid w:val="70705B2D"/>
    <w:rsid w:val="70724627"/>
    <w:rsid w:val="709B2C50"/>
    <w:rsid w:val="70D10B12"/>
    <w:rsid w:val="70F9000F"/>
    <w:rsid w:val="71190765"/>
    <w:rsid w:val="711D24D3"/>
    <w:rsid w:val="712B39FE"/>
    <w:rsid w:val="718E5014"/>
    <w:rsid w:val="7192450D"/>
    <w:rsid w:val="71A86EA1"/>
    <w:rsid w:val="71AE35C5"/>
    <w:rsid w:val="71ED7748"/>
    <w:rsid w:val="71F02408"/>
    <w:rsid w:val="72165EC8"/>
    <w:rsid w:val="72847A75"/>
    <w:rsid w:val="729D51F3"/>
    <w:rsid w:val="72B6622F"/>
    <w:rsid w:val="72BC6D5F"/>
    <w:rsid w:val="72C012C9"/>
    <w:rsid w:val="72DF15B9"/>
    <w:rsid w:val="72DF6977"/>
    <w:rsid w:val="72F126C8"/>
    <w:rsid w:val="731D5CA5"/>
    <w:rsid w:val="73384C83"/>
    <w:rsid w:val="73387319"/>
    <w:rsid w:val="733A0D31"/>
    <w:rsid w:val="73482BEA"/>
    <w:rsid w:val="736701B2"/>
    <w:rsid w:val="73782212"/>
    <w:rsid w:val="738960BF"/>
    <w:rsid w:val="73E13BFB"/>
    <w:rsid w:val="742B61D8"/>
    <w:rsid w:val="74403127"/>
    <w:rsid w:val="747518B4"/>
    <w:rsid w:val="74766355"/>
    <w:rsid w:val="747944FB"/>
    <w:rsid w:val="74863257"/>
    <w:rsid w:val="7497248B"/>
    <w:rsid w:val="74997A59"/>
    <w:rsid w:val="749A0323"/>
    <w:rsid w:val="74FC655A"/>
    <w:rsid w:val="751E433B"/>
    <w:rsid w:val="7537670F"/>
    <w:rsid w:val="75457714"/>
    <w:rsid w:val="75476192"/>
    <w:rsid w:val="754A44C7"/>
    <w:rsid w:val="75522EE5"/>
    <w:rsid w:val="755A2618"/>
    <w:rsid w:val="756A50C6"/>
    <w:rsid w:val="756B6BB8"/>
    <w:rsid w:val="757C7042"/>
    <w:rsid w:val="75882696"/>
    <w:rsid w:val="758A5127"/>
    <w:rsid w:val="75A8045D"/>
    <w:rsid w:val="75BC52F3"/>
    <w:rsid w:val="75C348E0"/>
    <w:rsid w:val="75F528E4"/>
    <w:rsid w:val="761E2F72"/>
    <w:rsid w:val="761F0D16"/>
    <w:rsid w:val="76232B57"/>
    <w:rsid w:val="76643518"/>
    <w:rsid w:val="76741B3E"/>
    <w:rsid w:val="768222C3"/>
    <w:rsid w:val="7688556E"/>
    <w:rsid w:val="76DA48AC"/>
    <w:rsid w:val="76DF681B"/>
    <w:rsid w:val="76F1718E"/>
    <w:rsid w:val="76FB2A8A"/>
    <w:rsid w:val="771E248B"/>
    <w:rsid w:val="7721279B"/>
    <w:rsid w:val="77231F2A"/>
    <w:rsid w:val="775F338A"/>
    <w:rsid w:val="776A01CE"/>
    <w:rsid w:val="776A28F1"/>
    <w:rsid w:val="778E037E"/>
    <w:rsid w:val="77935602"/>
    <w:rsid w:val="77957647"/>
    <w:rsid w:val="77B86A48"/>
    <w:rsid w:val="77E7661D"/>
    <w:rsid w:val="78037404"/>
    <w:rsid w:val="780E438E"/>
    <w:rsid w:val="780F639C"/>
    <w:rsid w:val="782534F8"/>
    <w:rsid w:val="78306394"/>
    <w:rsid w:val="78613E15"/>
    <w:rsid w:val="786A77E8"/>
    <w:rsid w:val="78956572"/>
    <w:rsid w:val="78AD06CC"/>
    <w:rsid w:val="78C63F8D"/>
    <w:rsid w:val="78FA1C9A"/>
    <w:rsid w:val="790C0239"/>
    <w:rsid w:val="79195A9D"/>
    <w:rsid w:val="794876A1"/>
    <w:rsid w:val="795268F2"/>
    <w:rsid w:val="795E0A16"/>
    <w:rsid w:val="79A26749"/>
    <w:rsid w:val="79A47E33"/>
    <w:rsid w:val="79B247F0"/>
    <w:rsid w:val="79BC6A63"/>
    <w:rsid w:val="79C74C42"/>
    <w:rsid w:val="79D205BC"/>
    <w:rsid w:val="79DE4E68"/>
    <w:rsid w:val="79F14A85"/>
    <w:rsid w:val="7A02270C"/>
    <w:rsid w:val="7A1F7CEF"/>
    <w:rsid w:val="7A2F0469"/>
    <w:rsid w:val="7A542594"/>
    <w:rsid w:val="7A600454"/>
    <w:rsid w:val="7A8B75DD"/>
    <w:rsid w:val="7A8E085F"/>
    <w:rsid w:val="7A8F36DA"/>
    <w:rsid w:val="7A960971"/>
    <w:rsid w:val="7AC34792"/>
    <w:rsid w:val="7ADA52C7"/>
    <w:rsid w:val="7AF41FF2"/>
    <w:rsid w:val="7AF827F5"/>
    <w:rsid w:val="7B157228"/>
    <w:rsid w:val="7B1B2BA5"/>
    <w:rsid w:val="7B1E32CE"/>
    <w:rsid w:val="7B1E4B1D"/>
    <w:rsid w:val="7B2349E9"/>
    <w:rsid w:val="7B2C55BF"/>
    <w:rsid w:val="7B35160C"/>
    <w:rsid w:val="7B4120A1"/>
    <w:rsid w:val="7B431798"/>
    <w:rsid w:val="7B520FA7"/>
    <w:rsid w:val="7B5667D3"/>
    <w:rsid w:val="7B73104B"/>
    <w:rsid w:val="7B7C3B21"/>
    <w:rsid w:val="7B9216C8"/>
    <w:rsid w:val="7BAE6C9C"/>
    <w:rsid w:val="7BCA5BF0"/>
    <w:rsid w:val="7BDC7855"/>
    <w:rsid w:val="7BE85847"/>
    <w:rsid w:val="7C1E1333"/>
    <w:rsid w:val="7C4242EC"/>
    <w:rsid w:val="7C961CC3"/>
    <w:rsid w:val="7CA415B1"/>
    <w:rsid w:val="7CA9242C"/>
    <w:rsid w:val="7CB15EBC"/>
    <w:rsid w:val="7CC02DB6"/>
    <w:rsid w:val="7CD36C8A"/>
    <w:rsid w:val="7CE94DB1"/>
    <w:rsid w:val="7CF001EA"/>
    <w:rsid w:val="7D0210F9"/>
    <w:rsid w:val="7D0D05FF"/>
    <w:rsid w:val="7D1835E7"/>
    <w:rsid w:val="7D2E3E9E"/>
    <w:rsid w:val="7D343193"/>
    <w:rsid w:val="7D4A433E"/>
    <w:rsid w:val="7D513573"/>
    <w:rsid w:val="7D675E84"/>
    <w:rsid w:val="7D7140F3"/>
    <w:rsid w:val="7DB034F7"/>
    <w:rsid w:val="7DB76CE9"/>
    <w:rsid w:val="7DB8009C"/>
    <w:rsid w:val="7DBD0F92"/>
    <w:rsid w:val="7DBE7623"/>
    <w:rsid w:val="7DFC6167"/>
    <w:rsid w:val="7E1120A3"/>
    <w:rsid w:val="7E290B8D"/>
    <w:rsid w:val="7E526213"/>
    <w:rsid w:val="7E5A30BC"/>
    <w:rsid w:val="7E7F766F"/>
    <w:rsid w:val="7EB46604"/>
    <w:rsid w:val="7EBE7009"/>
    <w:rsid w:val="7ECA62BD"/>
    <w:rsid w:val="7ED62812"/>
    <w:rsid w:val="7EDE5F72"/>
    <w:rsid w:val="7EFF77B0"/>
    <w:rsid w:val="7F0E4ABA"/>
    <w:rsid w:val="7F133299"/>
    <w:rsid w:val="7F163D71"/>
    <w:rsid w:val="7F224DE7"/>
    <w:rsid w:val="7F794815"/>
    <w:rsid w:val="7FA048B8"/>
    <w:rsid w:val="7FA40272"/>
    <w:rsid w:val="7FAB0278"/>
    <w:rsid w:val="7FB43E90"/>
    <w:rsid w:val="7FD347D1"/>
    <w:rsid w:val="7FE73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B9FA932"/>
  <w15:docId w15:val="{798AF235-02F4-4AF4-A18E-9F1ED6988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jc w:val="center"/>
      <w:outlineLvl w:val="0"/>
    </w:pPr>
    <w:rPr>
      <w:b/>
      <w:kern w:val="44"/>
      <w:sz w:val="32"/>
    </w:rPr>
  </w:style>
  <w:style w:type="paragraph" w:styleId="2">
    <w:name w:val="heading 2"/>
    <w:basedOn w:val="a"/>
    <w:next w:val="a"/>
    <w:unhideWhenUsed/>
    <w:qFormat/>
    <w:pPr>
      <w:keepNext/>
      <w:keepLines/>
      <w:spacing w:before="260" w:after="260" w:line="413" w:lineRule="auto"/>
      <w:outlineLvl w:val="1"/>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qFormat/>
    <w:pPr>
      <w:snapToGrid w:val="0"/>
      <w:jc w:val="left"/>
    </w:pPr>
    <w:rPr>
      <w:sz w:val="18"/>
    </w:rPr>
  </w:style>
  <w:style w:type="character" w:styleId="a4">
    <w:name w:val="Hyperlink"/>
    <w:basedOn w:val="a0"/>
    <w:qFormat/>
    <w:rPr>
      <w:color w:val="0000FF"/>
      <w:u w:val="single"/>
    </w:rPr>
  </w:style>
  <w:style w:type="character" w:styleId="a5">
    <w:name w:val="footnote reference"/>
    <w:basedOn w:val="a0"/>
    <w:qFormat/>
    <w:rPr>
      <w:vertAlign w:val="superscript"/>
    </w:rPr>
  </w:style>
  <w:style w:type="paragraph" w:customStyle="1" w:styleId="10">
    <w:name w:val="样式1"/>
    <w:basedOn w:val="a"/>
    <w:next w:val="1"/>
    <w:qFormat/>
    <w:rPr>
      <w:sz w:val="32"/>
    </w:rPr>
  </w:style>
  <w:style w:type="character" w:customStyle="1" w:styleId="fontstyle01">
    <w:name w:val="fontstyle01"/>
    <w:basedOn w:val="a0"/>
    <w:qFormat/>
    <w:rPr>
      <w:rFonts w:ascii="AGaramondExp-Regular" w:eastAsia="AGaramondExp-Regular" w:hAnsi="AGaramondExp-Regular" w:cs="AGaramondExp-Regular"/>
      <w:color w:val="231F20"/>
      <w:sz w:val="18"/>
      <w:szCs w:val="18"/>
    </w:rPr>
  </w:style>
  <w:style w:type="character" w:customStyle="1" w:styleId="fontstyle11">
    <w:name w:val="fontstyle11"/>
    <w:basedOn w:val="a0"/>
    <w:qFormat/>
    <w:rPr>
      <w:rFonts w:ascii="AGaramond-Regular" w:eastAsia="AGaramond-Regular" w:hAnsi="AGaramond-Regular" w:cs="AGaramond-Regular"/>
      <w:color w:val="231F20"/>
      <w:sz w:val="18"/>
      <w:szCs w:val="18"/>
    </w:rPr>
  </w:style>
  <w:style w:type="character" w:customStyle="1" w:styleId="fontstyle31">
    <w:name w:val="fontstyle31"/>
    <w:basedOn w:val="a0"/>
    <w:qFormat/>
    <w:rPr>
      <w:rFonts w:ascii="AGaramond-Italic" w:eastAsia="AGaramond-Italic" w:hAnsi="AGaramond-Italic" w:cs="AGaramond-Italic"/>
      <w:i/>
      <w:color w:val="231F20"/>
      <w:sz w:val="18"/>
      <w:szCs w:val="18"/>
    </w:rPr>
  </w:style>
  <w:style w:type="character" w:customStyle="1" w:styleId="fontstyle21">
    <w:name w:val="fontstyle21"/>
    <w:basedOn w:val="a0"/>
    <w:qFormat/>
    <w:rPr>
      <w:rFonts w:ascii="AGaramond-Italic" w:eastAsia="AGaramond-Italic" w:hAnsi="AGaramond-Italic" w:cs="AGaramond-Italic"/>
      <w:i/>
      <w:color w:val="231F20"/>
      <w:sz w:val="18"/>
      <w:szCs w:val="18"/>
    </w:rPr>
  </w:style>
  <w:style w:type="paragraph" w:customStyle="1" w:styleId="WPSOffice1">
    <w:name w:val="WPSOffice手动目录 1"/>
  </w:style>
  <w:style w:type="paragraph" w:customStyle="1" w:styleId="WPSOffice2">
    <w:name w:val="WPSOffice手动目录 2"/>
    <w:pPr>
      <w:ind w:leftChars="200" w:left="200"/>
    </w:pPr>
  </w:style>
  <w:style w:type="paragraph" w:styleId="a6">
    <w:name w:val="header"/>
    <w:basedOn w:val="a"/>
    <w:link w:val="a7"/>
    <w:rsid w:val="0035157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35157F"/>
    <w:rPr>
      <w:rFonts w:asciiTheme="minorHAnsi" w:eastAsiaTheme="minorEastAsia" w:hAnsiTheme="minorHAnsi" w:cstheme="minorBidi"/>
      <w:kern w:val="2"/>
      <w:sz w:val="18"/>
      <w:szCs w:val="18"/>
    </w:rPr>
  </w:style>
  <w:style w:type="paragraph" w:styleId="a8">
    <w:name w:val="footer"/>
    <w:basedOn w:val="a"/>
    <w:link w:val="a9"/>
    <w:rsid w:val="0035157F"/>
    <w:pPr>
      <w:tabs>
        <w:tab w:val="center" w:pos="4153"/>
        <w:tab w:val="right" w:pos="8306"/>
      </w:tabs>
      <w:snapToGrid w:val="0"/>
      <w:jc w:val="left"/>
    </w:pPr>
    <w:rPr>
      <w:sz w:val="18"/>
      <w:szCs w:val="18"/>
    </w:rPr>
  </w:style>
  <w:style w:type="character" w:customStyle="1" w:styleId="a9">
    <w:name w:val="页脚 字符"/>
    <w:basedOn w:val="a0"/>
    <w:link w:val="a8"/>
    <w:rsid w:val="0035157F"/>
    <w:rPr>
      <w:rFonts w:asciiTheme="minorHAnsi" w:eastAsiaTheme="minorEastAsia" w:hAnsiTheme="minorHAnsi" w:cstheme="minorBidi"/>
      <w:kern w:val="2"/>
      <w:sz w:val="18"/>
      <w:szCs w:val="18"/>
    </w:rPr>
  </w:style>
  <w:style w:type="paragraph" w:styleId="aa">
    <w:name w:val="Balloon Text"/>
    <w:basedOn w:val="a"/>
    <w:link w:val="ab"/>
    <w:rsid w:val="003C2623"/>
    <w:rPr>
      <w:sz w:val="18"/>
      <w:szCs w:val="18"/>
    </w:rPr>
  </w:style>
  <w:style w:type="character" w:customStyle="1" w:styleId="ab">
    <w:name w:val="批注框文本 字符"/>
    <w:basedOn w:val="a0"/>
    <w:link w:val="aa"/>
    <w:rsid w:val="003C262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wikipedia.org/wiki/%E5%AE%89%E6%89%98%E4%B8%87%C2%B7%E5%BE%B7%E5%9C%A3%E5%9F%83%E5%85%8B%E7%B5%AE%E4%BD%A9%E9%87%8C"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zh.wikipedia.org/wiki/%E6%B5%B7%E5%9B%A0%E8%8C%A8%E5%81%B7%E8%8D%AF"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zh.wikipedia.org/wiki/%E9%B4%A8%E5%85%94%E9%8C%AF%E8%A6%BA" TargetMode="External"/><Relationship Id="rId1" Type="http://schemas.openxmlformats.org/officeDocument/2006/relationships/hyperlink" Target="https://book.douban.com/author/87487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22</Pages>
  <Words>3709</Words>
  <Characters>21146</Characters>
  <Application>Microsoft Office Word</Application>
  <DocSecurity>0</DocSecurity>
  <Lines>176</Lines>
  <Paragraphs>49</Paragraphs>
  <ScaleCrop>false</ScaleCrop>
  <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mahanlin1</dc:creator>
  <cp:lastModifiedBy>fanfan2011cn2000@outlook.com</cp:lastModifiedBy>
  <cp:revision>42</cp:revision>
  <dcterms:created xsi:type="dcterms:W3CDTF">2014-10-29T12:08:00Z</dcterms:created>
  <dcterms:modified xsi:type="dcterms:W3CDTF">2020-07-05T10:35:00Z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